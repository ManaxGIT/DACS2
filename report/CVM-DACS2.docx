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D217D" w14:textId="77777777" w:rsidR="007C5035" w:rsidRPr="007C5035" w:rsidRDefault="007C5035">
      <w:pPr>
        <w:spacing w:before="240" w:after="0" w:line="240" w:lineRule="auto"/>
        <w:ind w:right="-18"/>
        <w:jc w:val="center"/>
        <w:rPr>
          <w:rFonts w:eastAsia="Times New Roman" w:cs="Times New Roman"/>
          <w:kern w:val="0"/>
          <w:sz w:val="32"/>
          <w:szCs w:val="28"/>
          <w14:ligatures w14:val="none"/>
        </w:rPr>
        <w:pPrChange w:id="0" w:author="Mẫn" w:date="2023-12-11T21:51:00Z">
          <w:pPr>
            <w:spacing w:before="240"/>
            <w:ind w:left="-90"/>
            <w:jc w:val="center"/>
          </w:pPr>
        </w:pPrChange>
      </w:pPr>
      <w:r w:rsidRPr="007C5035">
        <w:rPr>
          <w:rFonts w:eastAsia="Times New Roman" w:cs="Times New Roman"/>
          <w:b/>
          <w:bCs/>
          <w:noProof/>
          <w:kern w:val="0"/>
          <w:sz w:val="32"/>
          <w:szCs w:val="36"/>
          <w14:ligatures w14:val="none"/>
        </w:rPr>
        <mc:AlternateContent>
          <mc:Choice Requires="wps">
            <w:drawing>
              <wp:anchor distT="0" distB="0" distL="114300" distR="114300" simplePos="0" relativeHeight="251659264" behindDoc="0" locked="0" layoutInCell="1" allowOverlap="1" wp14:anchorId="3050C1AC" wp14:editId="255ECA8A">
                <wp:simplePos x="0" y="0"/>
                <wp:positionH relativeFrom="margin">
                  <wp:align>left</wp:align>
                </wp:positionH>
                <wp:positionV relativeFrom="paragraph">
                  <wp:posOffset>-206581</wp:posOffset>
                </wp:positionV>
                <wp:extent cx="5913318" cy="8336148"/>
                <wp:effectExtent l="19050" t="19050" r="30480" b="46355"/>
                <wp:wrapNone/>
                <wp:docPr id="13" name="Rectangle 13"/>
                <wp:cNvGraphicFramePr/>
                <a:graphic xmlns:a="http://schemas.openxmlformats.org/drawingml/2006/main">
                  <a:graphicData uri="http://schemas.microsoft.com/office/word/2010/wordprocessingShape">
                    <wps:wsp>
                      <wps:cNvSpPr/>
                      <wps:spPr>
                        <a:xfrm>
                          <a:off x="0" y="0"/>
                          <a:ext cx="5913318" cy="8336148"/>
                        </a:xfrm>
                        <a:prstGeom prst="rect">
                          <a:avLst/>
                        </a:prstGeom>
                        <a:noFill/>
                        <a:ln w="63500" cap="flat" cmpd="thinThick"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EE880" id="Rectangle 13" o:spid="_x0000_s1026" style="position:absolute;margin-left:0;margin-top:-16.25pt;width:465.6pt;height:656.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" filled="f" strokecolor="#41719c" strokeweight="5pt">
                <v:stroke linestyle="thinThick"/>
                <w10:wrap anchorx="margin"/>
              </v:rect>
            </w:pict>
          </mc:Fallback>
        </mc:AlternateContent>
      </w:r>
      <w:r w:rsidRPr="007C5035">
        <w:rPr>
          <w:rFonts w:eastAsia="Times New Roman" w:cs="Times New Roman"/>
          <w:kern w:val="0"/>
          <w:sz w:val="28"/>
          <w:szCs w:val="28"/>
          <w14:ligatures w14:val="none"/>
        </w:rPr>
        <w:t>TRƯỜNG ĐẠI HỌC CÔNG NGHỆ THÔNG TIN &amp;</w:t>
      </w:r>
    </w:p>
    <w:p w14:paraId="72BA73AD" w14:textId="77777777" w:rsidR="007C5035" w:rsidRPr="007C5035" w:rsidRDefault="007C5035">
      <w:pPr>
        <w:keepNext/>
        <w:spacing w:before="120" w:after="0" w:line="360" w:lineRule="auto"/>
        <w:ind w:right="-18"/>
        <w:jc w:val="center"/>
        <w:rPr>
          <w:rFonts w:eastAsia="Times New Roman" w:cs="Times New Roman"/>
          <w:kern w:val="0"/>
          <w:sz w:val="28"/>
          <w:szCs w:val="28"/>
          <w14:ligatures w14:val="none"/>
        </w:rPr>
        <w:pPrChange w:id="1" w:author="Mẫn" w:date="2023-12-11T21:51:00Z">
          <w:pPr>
            <w:keepNext/>
            <w:spacing w:before="120" w:line="360" w:lineRule="auto"/>
            <w:ind w:left="-90"/>
            <w:jc w:val="center"/>
          </w:pPr>
        </w:pPrChange>
      </w:pPr>
      <w:r w:rsidRPr="007C5035">
        <w:rPr>
          <w:rFonts w:eastAsia="Times New Roman" w:cs="Times New Roman"/>
          <w:kern w:val="0"/>
          <w:sz w:val="28"/>
          <w:szCs w:val="28"/>
          <w14:ligatures w14:val="none"/>
        </w:rPr>
        <w:t>TRUYỀN THÔNG VIỆT  HÀN</w:t>
      </w:r>
    </w:p>
    <w:p w14:paraId="75F4A7AF" w14:textId="77777777" w:rsidR="007C5035" w:rsidRPr="007C5035" w:rsidRDefault="007C5035">
      <w:pPr>
        <w:keepNext/>
        <w:spacing w:before="120" w:after="0" w:line="360" w:lineRule="auto"/>
        <w:ind w:right="-18"/>
        <w:jc w:val="center"/>
        <w:rPr>
          <w:rFonts w:eastAsia="Times New Roman" w:cs="Times New Roman"/>
          <w:b/>
          <w:kern w:val="0"/>
          <w:sz w:val="36"/>
          <w:szCs w:val="28"/>
          <w14:ligatures w14:val="none"/>
        </w:rPr>
        <w:pPrChange w:id="2" w:author="Mẫn" w:date="2023-12-11T21:51:00Z">
          <w:pPr>
            <w:keepNext/>
            <w:spacing w:before="120" w:line="360" w:lineRule="auto"/>
            <w:ind w:left="-90"/>
            <w:jc w:val="center"/>
          </w:pPr>
        </w:pPrChange>
      </w:pPr>
      <w:r w:rsidRPr="007C5035">
        <w:rPr>
          <w:rFonts w:eastAsia="Times New Roman" w:cs="Times New Roman"/>
          <w:b/>
          <w:kern w:val="0"/>
          <w:sz w:val="36"/>
          <w:szCs w:val="28"/>
          <w14:ligatures w14:val="none"/>
        </w:rPr>
        <w:t>Khoa Khoa Học Máy Tính</w:t>
      </w:r>
    </w:p>
    <w:p w14:paraId="45D1E946" w14:textId="77777777" w:rsidR="007C5035" w:rsidRPr="007C5035" w:rsidRDefault="007C5035">
      <w:pPr>
        <w:keepNext/>
        <w:spacing w:before="120" w:after="0" w:line="360" w:lineRule="auto"/>
        <w:ind w:right="-18"/>
        <w:jc w:val="center"/>
        <w:rPr>
          <w:rFonts w:eastAsia="Times New Roman" w:cs="Times New Roman"/>
          <w:kern w:val="0"/>
          <w:sz w:val="28"/>
          <w:szCs w:val="28"/>
          <w14:ligatures w14:val="none"/>
        </w:rPr>
        <w:pPrChange w:id="3" w:author="Mẫn" w:date="2023-12-11T21:51:00Z">
          <w:pPr>
            <w:keepNext/>
            <w:spacing w:before="120" w:line="360" w:lineRule="auto"/>
            <w:ind w:left="-90"/>
            <w:jc w:val="center"/>
          </w:pPr>
        </w:pPrChange>
      </w:pPr>
      <w:r w:rsidRPr="007C5035">
        <w:rPr>
          <w:rFonts w:eastAsia="Times New Roman" w:cs="Times New Roman"/>
          <w:noProof/>
          <w:kern w:val="0"/>
          <w:sz w:val="28"/>
          <w:szCs w:val="28"/>
          <w14:ligatures w14:val="none"/>
        </w:rPr>
        <w:drawing>
          <wp:inline distT="0" distB="0" distL="0" distR="0" wp14:anchorId="4124C68F" wp14:editId="3AE2206F">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0EEF048" w14:textId="77777777" w:rsidR="007C5035" w:rsidRPr="007C5035" w:rsidRDefault="007C5035">
      <w:pPr>
        <w:spacing w:after="120" w:line="360" w:lineRule="auto"/>
        <w:ind w:right="-18"/>
        <w:rPr>
          <w:rFonts w:eastAsia="Times New Roman" w:cs="Times New Roman"/>
          <w:kern w:val="0"/>
          <w:szCs w:val="26"/>
          <w14:ligatures w14:val="none"/>
        </w:rPr>
        <w:pPrChange w:id="4" w:author="Mẫn" w:date="2023-12-11T21:51:00Z">
          <w:pPr>
            <w:spacing w:after="120" w:line="360" w:lineRule="auto"/>
            <w:ind w:left="-90"/>
          </w:pPr>
        </w:pPrChange>
      </w:pPr>
    </w:p>
    <w:p w14:paraId="0984C96F" w14:textId="77777777" w:rsidR="007C5035" w:rsidRPr="007C5035" w:rsidRDefault="007C5035">
      <w:pPr>
        <w:spacing w:after="0" w:line="360" w:lineRule="auto"/>
        <w:ind w:right="-18"/>
        <w:jc w:val="center"/>
        <w:rPr>
          <w:rFonts w:eastAsia="Times New Roman" w:cs="Times New Roman"/>
          <w:kern w:val="0"/>
          <w:sz w:val="32"/>
          <w:szCs w:val="32"/>
          <w14:ligatures w14:val="none"/>
        </w:rPr>
        <w:pPrChange w:id="5" w:author="Mẫn" w:date="2023-12-11T21:51:00Z">
          <w:pPr>
            <w:spacing w:line="360" w:lineRule="auto"/>
            <w:ind w:left="-90"/>
            <w:jc w:val="center"/>
          </w:pPr>
        </w:pPrChange>
      </w:pPr>
    </w:p>
    <w:p w14:paraId="4630618B" w14:textId="77777777" w:rsidR="007C5035" w:rsidRPr="007C5035" w:rsidRDefault="007C5035">
      <w:pPr>
        <w:spacing w:after="0" w:line="360" w:lineRule="auto"/>
        <w:ind w:right="-18"/>
        <w:jc w:val="center"/>
        <w:rPr>
          <w:rFonts w:eastAsia="Times New Roman" w:cs="Times New Roman"/>
          <w:kern w:val="0"/>
          <w:sz w:val="36"/>
          <w:szCs w:val="32"/>
          <w14:ligatures w14:val="none"/>
        </w:rPr>
        <w:pPrChange w:id="6" w:author="Mẫn" w:date="2023-12-11T21:51:00Z">
          <w:pPr>
            <w:spacing w:line="360" w:lineRule="auto"/>
            <w:ind w:left="-90"/>
            <w:jc w:val="center"/>
          </w:pPr>
        </w:pPrChange>
      </w:pPr>
      <w:r w:rsidRPr="007C5035">
        <w:rPr>
          <w:rFonts w:eastAsia="Times New Roman" w:cs="Times New Roman"/>
          <w:kern w:val="0"/>
          <w:sz w:val="36"/>
          <w:szCs w:val="32"/>
          <w14:ligatures w14:val="none"/>
        </w:rPr>
        <w:t xml:space="preserve">ĐỒ ÁN CƠ SỞ </w:t>
      </w:r>
      <w:del w:id="7" w:author="Mẫn" w:date="2023-12-11T21:36:00Z">
        <w:r w:rsidRPr="007C5035" w:rsidDel="00A2574F">
          <w:rPr>
            <w:rFonts w:eastAsia="Times New Roman" w:cs="Times New Roman"/>
            <w:kern w:val="0"/>
            <w:sz w:val="36"/>
            <w:szCs w:val="32"/>
            <w14:ligatures w14:val="none"/>
          </w:rPr>
          <w:delText>3</w:delText>
        </w:r>
      </w:del>
      <w:ins w:id="8" w:author="Mẫn" w:date="2023-12-11T21:36:00Z">
        <w:r w:rsidRPr="007C5035">
          <w:rPr>
            <w:rFonts w:eastAsia="Times New Roman" w:cs="Times New Roman"/>
            <w:kern w:val="0"/>
            <w:sz w:val="36"/>
            <w:szCs w:val="32"/>
            <w14:ligatures w14:val="none"/>
          </w:rPr>
          <w:t>2</w:t>
        </w:r>
      </w:ins>
    </w:p>
    <w:p w14:paraId="491AF081" w14:textId="77777777" w:rsidR="007C5035" w:rsidRPr="007C5035" w:rsidRDefault="007C5035">
      <w:pPr>
        <w:spacing w:after="0" w:line="312" w:lineRule="auto"/>
        <w:ind w:right="-18"/>
        <w:jc w:val="center"/>
        <w:rPr>
          <w:rFonts w:eastAsia="Times New Roman" w:cs="Times New Roman"/>
          <w:b/>
          <w:kern w:val="0"/>
          <w:sz w:val="42"/>
          <w:szCs w:val="42"/>
          <w14:ligatures w14:val="none"/>
        </w:rPr>
        <w:pPrChange w:id="9" w:author="Mẫn" w:date="2023-12-11T21:51:00Z">
          <w:pPr>
            <w:spacing w:line="312" w:lineRule="auto"/>
            <w:jc w:val="center"/>
          </w:pPr>
        </w:pPrChange>
      </w:pPr>
      <w:ins w:id="10" w:author="Mẫn" w:date="2023-12-11T21:36:00Z">
        <w:r w:rsidRPr="007C5035">
          <w:rPr>
            <w:rFonts w:eastAsia="Times New Roman" w:cs="Times New Roman"/>
            <w:b/>
            <w:kern w:val="0"/>
            <w:sz w:val="48"/>
            <w:szCs w:val="48"/>
            <w14:ligatures w14:val="none"/>
          </w:rPr>
          <w:t>ĐỀ TÀI</w:t>
        </w:r>
      </w:ins>
      <w:ins w:id="11" w:author="Mẫn" w:date="2023-12-11T21:37:00Z">
        <w:r w:rsidRPr="007C5035">
          <w:rPr>
            <w:rFonts w:eastAsia="Times New Roman" w:cs="Times New Roman"/>
            <w:b/>
            <w:kern w:val="0"/>
            <w:sz w:val="48"/>
            <w:szCs w:val="48"/>
            <w14:ligatures w14:val="none"/>
          </w:rPr>
          <w:t>: XÂY DỰNG WEBSITE BÁN SÁCH TRỰC TUYẾN</w:t>
        </w:r>
      </w:ins>
      <w:del w:id="12" w:author="Mẫn" w:date="2023-12-11T21:36:00Z">
        <w:r w:rsidRPr="007C5035" w:rsidDel="00A2574F">
          <w:rPr>
            <w:rFonts w:eastAsia="Times New Roman" w:cs="Times New Roman"/>
            <w:b/>
            <w:kern w:val="0"/>
            <w:sz w:val="48"/>
            <w:szCs w:val="48"/>
            <w14:ligatures w14:val="none"/>
          </w:rPr>
          <w:delText>TÊN ĐỀ TÀI ABC</w:delText>
        </w:r>
      </w:del>
    </w:p>
    <w:p w14:paraId="29896AFE" w14:textId="77777777" w:rsidR="007C5035" w:rsidRPr="007C5035" w:rsidRDefault="007C5035">
      <w:pPr>
        <w:spacing w:after="0" w:line="360" w:lineRule="auto"/>
        <w:ind w:right="-18"/>
        <w:jc w:val="center"/>
        <w:rPr>
          <w:rFonts w:eastAsia="Times New Roman" w:cs="Times New Roman"/>
          <w:kern w:val="0"/>
          <w:sz w:val="30"/>
          <w:szCs w:val="28"/>
          <w14:ligatures w14:val="none"/>
        </w:rPr>
        <w:pPrChange w:id="13" w:author="Mẫn" w:date="2023-12-11T21:51:00Z">
          <w:pPr>
            <w:spacing w:line="360" w:lineRule="auto"/>
            <w:jc w:val="center"/>
          </w:pPr>
        </w:pPrChange>
      </w:pPr>
    </w:p>
    <w:p w14:paraId="17DA5BDB" w14:textId="77777777" w:rsidR="007C5035" w:rsidRPr="007C5035" w:rsidRDefault="007C5035">
      <w:pPr>
        <w:spacing w:after="0" w:line="360" w:lineRule="auto"/>
        <w:ind w:right="-18"/>
        <w:jc w:val="center"/>
        <w:rPr>
          <w:rFonts w:eastAsia="Times New Roman" w:cs="Times New Roman"/>
          <w:kern w:val="0"/>
          <w:sz w:val="30"/>
          <w:szCs w:val="28"/>
          <w14:ligatures w14:val="none"/>
        </w:rPr>
        <w:pPrChange w:id="14" w:author="Mẫn" w:date="2023-12-11T21:51:00Z">
          <w:pPr>
            <w:spacing w:line="360" w:lineRule="auto"/>
            <w:jc w:val="center"/>
          </w:pPr>
        </w:pPrChange>
      </w:pPr>
    </w:p>
    <w:p w14:paraId="2F02A246" w14:textId="77777777" w:rsidR="007C5035" w:rsidRPr="007C5035" w:rsidRDefault="007C5035">
      <w:pPr>
        <w:spacing w:after="600" w:line="360" w:lineRule="auto"/>
        <w:ind w:right="-18"/>
        <w:jc w:val="center"/>
        <w:rPr>
          <w:rFonts w:eastAsia="Times New Roman" w:cs="Times New Roman"/>
          <w:b/>
          <w:kern w:val="0"/>
          <w:sz w:val="42"/>
          <w:szCs w:val="42"/>
          <w14:ligatures w14:val="none"/>
        </w:rPr>
        <w:pPrChange w:id="15" w:author="Mẫn" w:date="2023-12-11T21:51:00Z">
          <w:pPr>
            <w:spacing w:after="600" w:line="360" w:lineRule="auto"/>
            <w:jc w:val="center"/>
          </w:pPr>
        </w:pPrChange>
      </w:pPr>
    </w:p>
    <w:p w14:paraId="1318165F" w14:textId="77777777" w:rsidR="007C5035" w:rsidRPr="007C5035" w:rsidRDefault="007C5035">
      <w:pPr>
        <w:tabs>
          <w:tab w:val="left" w:pos="4536"/>
        </w:tabs>
        <w:spacing w:after="0" w:line="360" w:lineRule="auto"/>
        <w:ind w:right="-18" w:firstLine="1701"/>
        <w:rPr>
          <w:rFonts w:eastAsia="Times New Roman" w:cs="Times New Roman"/>
          <w:kern w:val="0"/>
          <w:sz w:val="32"/>
          <w:szCs w:val="36"/>
          <w14:ligatures w14:val="none"/>
        </w:rPr>
        <w:pPrChange w:id="16" w:author="Mẫn" w:date="2023-12-11T21:51:00Z">
          <w:pPr>
            <w:tabs>
              <w:tab w:val="left" w:pos="4536"/>
            </w:tabs>
            <w:spacing w:line="360" w:lineRule="auto"/>
            <w:ind w:firstLine="1701"/>
          </w:pPr>
        </w:pPrChange>
      </w:pPr>
      <w:r w:rsidRPr="007C5035">
        <w:rPr>
          <w:rFonts w:eastAsia="Times New Roman" w:cs="Times New Roman"/>
          <w:kern w:val="0"/>
          <w:sz w:val="32"/>
          <w:szCs w:val="36"/>
          <w14:ligatures w14:val="none"/>
        </w:rPr>
        <w:t xml:space="preserve">Sinh viên thực hiện: </w:t>
      </w:r>
      <w:r w:rsidRPr="007C5035">
        <w:rPr>
          <w:rFonts w:eastAsia="Times New Roman" w:cs="Times New Roman"/>
          <w:kern w:val="0"/>
          <w:sz w:val="32"/>
          <w:szCs w:val="36"/>
          <w14:ligatures w14:val="none"/>
        </w:rPr>
        <w:tab/>
      </w:r>
      <w:del w:id="17" w:author="Mẫn" w:date="2023-12-11T21:37:00Z">
        <w:r w:rsidRPr="007C5035" w:rsidDel="00A2574F">
          <w:rPr>
            <w:rFonts w:eastAsia="Times New Roman" w:cs="Times New Roman"/>
            <w:b/>
            <w:kern w:val="0"/>
            <w:sz w:val="32"/>
            <w:szCs w:val="36"/>
            <w14:ligatures w14:val="none"/>
          </w:rPr>
          <w:delText>ABC</w:delText>
        </w:r>
      </w:del>
      <w:ins w:id="18" w:author="Mẫn" w:date="2023-12-11T21:37:00Z">
        <w:r w:rsidRPr="007C5035">
          <w:rPr>
            <w:rFonts w:eastAsia="Times New Roman" w:cs="Times New Roman"/>
            <w:b/>
            <w:kern w:val="0"/>
            <w:sz w:val="32"/>
            <w:szCs w:val="36"/>
            <w14:ligatures w14:val="none"/>
          </w:rPr>
          <w:t>CHÂU VĂN MẪN</w:t>
        </w:r>
      </w:ins>
    </w:p>
    <w:p w14:paraId="1E1F042B" w14:textId="77777777" w:rsidR="007C5035" w:rsidRPr="007C5035" w:rsidRDefault="007C5035">
      <w:pPr>
        <w:tabs>
          <w:tab w:val="left" w:pos="4536"/>
        </w:tabs>
        <w:spacing w:after="0" w:line="360" w:lineRule="auto"/>
        <w:ind w:right="-18" w:firstLine="1701"/>
        <w:rPr>
          <w:rFonts w:eastAsia="Times New Roman" w:cs="Times New Roman"/>
          <w:b/>
          <w:kern w:val="0"/>
          <w:sz w:val="32"/>
          <w:szCs w:val="36"/>
          <w14:ligatures w14:val="none"/>
        </w:rPr>
        <w:pPrChange w:id="19" w:author="Mẫn" w:date="2023-12-11T21:51:00Z">
          <w:pPr>
            <w:tabs>
              <w:tab w:val="left" w:pos="4536"/>
            </w:tabs>
            <w:spacing w:line="360" w:lineRule="auto"/>
            <w:ind w:firstLine="1701"/>
          </w:pPr>
        </w:pPrChange>
      </w:pPr>
      <w:r w:rsidRPr="007C5035">
        <w:rPr>
          <w:rFonts w:eastAsia="Times New Roman" w:cs="Times New Roman"/>
          <w:kern w:val="0"/>
          <w:sz w:val="32"/>
          <w:szCs w:val="36"/>
          <w14:ligatures w14:val="none"/>
        </w:rPr>
        <w:t xml:space="preserve">Lớp: </w:t>
      </w:r>
      <w:r w:rsidRPr="007C5035">
        <w:rPr>
          <w:rFonts w:eastAsia="Times New Roman" w:cs="Times New Roman"/>
          <w:kern w:val="0"/>
          <w:sz w:val="32"/>
          <w:szCs w:val="36"/>
          <w14:ligatures w14:val="none"/>
        </w:rPr>
        <w:tab/>
      </w:r>
      <w:del w:id="20" w:author="Mẫn" w:date="2023-12-11T21:37:00Z">
        <w:r w:rsidRPr="007C5035" w:rsidDel="00A2574F">
          <w:rPr>
            <w:rFonts w:eastAsia="Times New Roman" w:cs="Times New Roman"/>
            <w:b/>
            <w:kern w:val="0"/>
            <w:sz w:val="32"/>
            <w:szCs w:val="36"/>
            <w14:ligatures w14:val="none"/>
          </w:rPr>
          <w:delText>xyz</w:delText>
        </w:r>
      </w:del>
      <w:ins w:id="21" w:author="Mẫn" w:date="2023-12-11T21:37:00Z">
        <w:r w:rsidRPr="007C5035">
          <w:rPr>
            <w:rFonts w:eastAsia="Times New Roman" w:cs="Times New Roman"/>
            <w:b/>
            <w:kern w:val="0"/>
            <w:sz w:val="32"/>
            <w:szCs w:val="36"/>
            <w14:ligatures w14:val="none"/>
          </w:rPr>
          <w:t>22SE1</w:t>
        </w:r>
      </w:ins>
    </w:p>
    <w:p w14:paraId="26EFAE4E" w14:textId="77777777" w:rsidR="007C5035" w:rsidRPr="007C5035" w:rsidRDefault="007C5035">
      <w:pPr>
        <w:tabs>
          <w:tab w:val="left" w:pos="4536"/>
        </w:tabs>
        <w:spacing w:after="0" w:line="360" w:lineRule="auto"/>
        <w:ind w:right="-18" w:firstLine="1701"/>
        <w:rPr>
          <w:rFonts w:eastAsia="Times New Roman" w:cs="Times New Roman"/>
          <w:b/>
          <w:bCs/>
          <w:kern w:val="0"/>
          <w:sz w:val="32"/>
          <w:szCs w:val="36"/>
          <w14:ligatures w14:val="none"/>
          <w:rPrChange w:id="22" w:author="Mẫn" w:date="2023-12-11T21:41:00Z">
            <w:rPr>
              <w:sz w:val="32"/>
              <w:szCs w:val="36"/>
            </w:rPr>
          </w:rPrChange>
        </w:rPr>
        <w:pPrChange w:id="23" w:author="Mẫn" w:date="2023-12-11T21:51:00Z">
          <w:pPr>
            <w:tabs>
              <w:tab w:val="left" w:pos="4536"/>
            </w:tabs>
            <w:spacing w:line="360" w:lineRule="auto"/>
            <w:ind w:firstLine="1701"/>
          </w:pPr>
        </w:pPrChange>
      </w:pPr>
      <w:r w:rsidRPr="007C5035">
        <w:rPr>
          <w:rFonts w:eastAsia="Times New Roman" w:cs="Times New Roman"/>
          <w:kern w:val="0"/>
          <w:sz w:val="32"/>
          <w:szCs w:val="36"/>
          <w14:ligatures w14:val="none"/>
        </w:rPr>
        <w:t xml:space="preserve">Giảng viên hướng dẫn: </w:t>
      </w:r>
      <w:del w:id="24" w:author="Lê Nga" w:date="2021-03-24T11:52:00Z">
        <w:r w:rsidRPr="007C5035" w:rsidDel="005427DC">
          <w:rPr>
            <w:rFonts w:eastAsia="Times New Roman" w:cs="Times New Roman"/>
            <w:kern w:val="0"/>
            <w:sz w:val="32"/>
            <w:szCs w:val="36"/>
            <w14:ligatures w14:val="none"/>
          </w:rPr>
          <w:delText>TS. Lê Thị Thu Nga</w:delText>
        </w:r>
      </w:del>
      <w:ins w:id="25" w:author="Lê Nga" w:date="2021-03-24T11:52:00Z">
        <w:del w:id="26" w:author="Mẫn" w:date="2023-12-11T21:38:00Z">
          <w:r w:rsidRPr="007C5035" w:rsidDel="00A2574F">
            <w:rPr>
              <w:rFonts w:eastAsia="Times New Roman" w:cs="Times New Roman"/>
              <w:kern w:val="0"/>
              <w:sz w:val="32"/>
              <w:szCs w:val="36"/>
              <w14:ligatures w14:val="none"/>
            </w:rPr>
            <w:delText>AAA</w:delText>
          </w:r>
        </w:del>
      </w:ins>
      <w:ins w:id="27" w:author="Mẫn" w:date="2023-12-11T21:41:00Z">
        <w:r w:rsidRPr="007C5035">
          <w:rPr>
            <w:rFonts w:eastAsia="Times New Roman" w:cs="Times New Roman"/>
            <w:b/>
            <w:bCs/>
            <w:kern w:val="0"/>
            <w:sz w:val="32"/>
            <w:szCs w:val="36"/>
            <w14:ligatures w14:val="none"/>
          </w:rPr>
          <w:t>TS.NGUYỄN SĨ THÌN</w:t>
        </w:r>
      </w:ins>
    </w:p>
    <w:p w14:paraId="53FEA127" w14:textId="77777777" w:rsidR="007C5035" w:rsidRPr="007C5035" w:rsidRDefault="007C5035">
      <w:pPr>
        <w:spacing w:after="600" w:line="360" w:lineRule="auto"/>
        <w:ind w:right="-18"/>
        <w:jc w:val="center"/>
        <w:rPr>
          <w:rFonts w:eastAsia="Times New Roman" w:cs="Times New Roman"/>
          <w:b/>
          <w:kern w:val="0"/>
          <w:sz w:val="42"/>
          <w:szCs w:val="42"/>
          <w14:ligatures w14:val="none"/>
        </w:rPr>
        <w:pPrChange w:id="28" w:author="Mẫn" w:date="2023-12-11T21:51:00Z">
          <w:pPr>
            <w:spacing w:after="600" w:line="360" w:lineRule="auto"/>
            <w:jc w:val="center"/>
          </w:pPr>
        </w:pPrChange>
      </w:pPr>
    </w:p>
    <w:p w14:paraId="6A79458F" w14:textId="77777777" w:rsidR="007C5035" w:rsidRPr="007C5035" w:rsidRDefault="007C5035">
      <w:pPr>
        <w:spacing w:after="600" w:line="360" w:lineRule="auto"/>
        <w:ind w:right="-18"/>
        <w:jc w:val="center"/>
        <w:rPr>
          <w:rFonts w:eastAsia="Times New Roman" w:cs="Times New Roman"/>
          <w:b/>
          <w:kern w:val="0"/>
          <w:sz w:val="42"/>
          <w:szCs w:val="42"/>
          <w14:ligatures w14:val="none"/>
        </w:rPr>
        <w:pPrChange w:id="29" w:author="Mẫn" w:date="2023-12-11T21:51:00Z">
          <w:pPr>
            <w:spacing w:after="600" w:line="360" w:lineRule="auto"/>
            <w:jc w:val="center"/>
          </w:pPr>
        </w:pPrChange>
      </w:pPr>
    </w:p>
    <w:p w14:paraId="496E6A79" w14:textId="77777777" w:rsidR="007C5035" w:rsidRPr="007C5035" w:rsidRDefault="007C5035">
      <w:pPr>
        <w:spacing w:after="600" w:line="360" w:lineRule="auto"/>
        <w:ind w:right="-18"/>
        <w:jc w:val="center"/>
        <w:rPr>
          <w:rFonts w:eastAsia="Times New Roman" w:cs="Times New Roman"/>
          <w:b/>
          <w:kern w:val="0"/>
          <w:sz w:val="42"/>
          <w:szCs w:val="42"/>
          <w14:ligatures w14:val="none"/>
        </w:rPr>
        <w:pPrChange w:id="30" w:author="Mẫn" w:date="2023-12-11T21:51:00Z">
          <w:pPr>
            <w:spacing w:after="600" w:line="360" w:lineRule="auto"/>
            <w:jc w:val="center"/>
          </w:pPr>
        </w:pPrChange>
      </w:pPr>
    </w:p>
    <w:p w14:paraId="2BF77089" w14:textId="77777777" w:rsidR="007C5035" w:rsidRPr="007C5035" w:rsidRDefault="007C5035">
      <w:pPr>
        <w:spacing w:after="0" w:line="360" w:lineRule="auto"/>
        <w:ind w:right="-18"/>
        <w:jc w:val="center"/>
        <w:rPr>
          <w:rFonts w:eastAsia="Times New Roman" w:cs="Times New Roman"/>
          <w:kern w:val="0"/>
          <w:sz w:val="32"/>
          <w:szCs w:val="30"/>
          <w14:ligatures w14:val="none"/>
        </w:rPr>
        <w:pPrChange w:id="31" w:author="Mẫn" w:date="2023-12-11T21:51:00Z">
          <w:pPr>
            <w:spacing w:line="360" w:lineRule="auto"/>
            <w:jc w:val="center"/>
          </w:pPr>
        </w:pPrChange>
      </w:pPr>
      <w:r w:rsidRPr="007C5035">
        <w:rPr>
          <w:rFonts w:eastAsia="Times New Roman" w:cs="Times New Roman"/>
          <w:kern w:val="0"/>
          <w:sz w:val="32"/>
          <w:szCs w:val="30"/>
          <w14:ligatures w14:val="none"/>
        </w:rPr>
        <w:t xml:space="preserve">Đà Nẵng, tháng </w:t>
      </w:r>
      <w:ins w:id="32" w:author="Mẫn" w:date="2023-12-11T21:43:00Z">
        <w:r w:rsidRPr="007C5035">
          <w:rPr>
            <w:rFonts w:eastAsia="Times New Roman" w:cs="Times New Roman"/>
            <w:kern w:val="0"/>
            <w:sz w:val="32"/>
            <w:szCs w:val="30"/>
            <w14:ligatures w14:val="none"/>
          </w:rPr>
          <w:t>12</w:t>
        </w:r>
      </w:ins>
      <w:del w:id="33" w:author="Mẫn" w:date="2023-12-11T21:43:00Z">
        <w:r w:rsidRPr="007C5035" w:rsidDel="00A2574F">
          <w:rPr>
            <w:rFonts w:eastAsia="Times New Roman" w:cs="Times New Roman"/>
            <w:kern w:val="0"/>
            <w:sz w:val="32"/>
            <w:szCs w:val="30"/>
            <w14:ligatures w14:val="none"/>
          </w:rPr>
          <w:delText>05</w:delText>
        </w:r>
      </w:del>
      <w:r w:rsidRPr="007C5035">
        <w:rPr>
          <w:rFonts w:eastAsia="Times New Roman" w:cs="Times New Roman"/>
          <w:kern w:val="0"/>
          <w:sz w:val="32"/>
          <w:szCs w:val="30"/>
          <w14:ligatures w14:val="none"/>
        </w:rPr>
        <w:t xml:space="preserve"> năm 202</w:t>
      </w:r>
      <w:ins w:id="34" w:author="Mẫn" w:date="2023-12-11T21:43:00Z">
        <w:r w:rsidRPr="007C5035">
          <w:rPr>
            <w:rFonts w:eastAsia="Times New Roman" w:cs="Times New Roman"/>
            <w:kern w:val="0"/>
            <w:sz w:val="32"/>
            <w:szCs w:val="30"/>
            <w14:ligatures w14:val="none"/>
          </w:rPr>
          <w:t>3</w:t>
        </w:r>
      </w:ins>
      <w:del w:id="35" w:author="Mẫn" w:date="2023-12-11T21:43:00Z">
        <w:r w:rsidRPr="007C5035" w:rsidDel="00A2574F">
          <w:rPr>
            <w:rFonts w:eastAsia="Times New Roman" w:cs="Times New Roman"/>
            <w:kern w:val="0"/>
            <w:sz w:val="32"/>
            <w:szCs w:val="30"/>
            <w14:ligatures w14:val="none"/>
          </w:rPr>
          <w:delText>1</w:delText>
        </w:r>
      </w:del>
    </w:p>
    <w:p w14:paraId="4EA503AC" w14:textId="77777777" w:rsidR="007C5035" w:rsidRPr="007C5035" w:rsidRDefault="007C5035">
      <w:pPr>
        <w:spacing w:after="0" w:line="360" w:lineRule="auto"/>
        <w:ind w:right="-18"/>
        <w:rPr>
          <w:rFonts w:eastAsia="Times New Roman" w:cs="Times New Roman"/>
          <w:b/>
          <w:kern w:val="0"/>
          <w:szCs w:val="26"/>
          <w14:ligatures w14:val="none"/>
        </w:rPr>
        <w:pPrChange w:id="36" w:author="Mẫn" w:date="2023-12-11T21:51:00Z">
          <w:pPr>
            <w:spacing w:line="360" w:lineRule="auto"/>
          </w:pPr>
        </w:pPrChange>
      </w:pPr>
    </w:p>
    <w:p w14:paraId="2B8AB766" w14:textId="77777777" w:rsidR="007C5035" w:rsidRPr="007C5035" w:rsidRDefault="007C5035">
      <w:pPr>
        <w:spacing w:before="240" w:after="0" w:line="240" w:lineRule="auto"/>
        <w:ind w:right="-18"/>
        <w:jc w:val="center"/>
        <w:rPr>
          <w:rFonts w:eastAsia="Times New Roman" w:cs="Times New Roman"/>
          <w:kern w:val="0"/>
          <w:sz w:val="32"/>
          <w:szCs w:val="28"/>
          <w14:ligatures w14:val="none"/>
        </w:rPr>
        <w:pPrChange w:id="37" w:author="Mẫn" w:date="2023-12-11T21:51:00Z">
          <w:pPr>
            <w:spacing w:before="240"/>
            <w:jc w:val="center"/>
          </w:pPr>
        </w:pPrChange>
      </w:pPr>
      <w:r w:rsidRPr="007C5035">
        <w:rPr>
          <w:rFonts w:eastAsia="Times New Roman" w:cs="Times New Roman"/>
          <w:kern w:val="0"/>
          <w:sz w:val="28"/>
          <w:szCs w:val="28"/>
          <w14:ligatures w14:val="none"/>
        </w:rPr>
        <w:t>TRƯỜNG ĐẠI HỌC CÔNG NGHỆ THÔNG TIN &amp;</w:t>
      </w:r>
    </w:p>
    <w:p w14:paraId="03AA9CB3" w14:textId="77777777" w:rsidR="007C5035" w:rsidRPr="007C5035" w:rsidRDefault="007C5035">
      <w:pPr>
        <w:keepNext/>
        <w:spacing w:before="120" w:after="0" w:line="360" w:lineRule="auto"/>
        <w:ind w:right="-18"/>
        <w:jc w:val="center"/>
        <w:rPr>
          <w:rFonts w:eastAsia="Times New Roman" w:cs="Times New Roman"/>
          <w:kern w:val="0"/>
          <w:sz w:val="28"/>
          <w:szCs w:val="28"/>
          <w14:ligatures w14:val="none"/>
        </w:rPr>
        <w:pPrChange w:id="38" w:author="Mẫn" w:date="2023-12-11T21:51:00Z">
          <w:pPr>
            <w:keepNext/>
            <w:spacing w:before="120" w:line="360" w:lineRule="auto"/>
            <w:jc w:val="center"/>
          </w:pPr>
        </w:pPrChange>
      </w:pPr>
      <w:r w:rsidRPr="007C5035">
        <w:rPr>
          <w:rFonts w:eastAsia="Times New Roman" w:cs="Times New Roman"/>
          <w:kern w:val="0"/>
          <w:sz w:val="28"/>
          <w:szCs w:val="28"/>
          <w14:ligatures w14:val="none"/>
        </w:rPr>
        <w:t>TRUYỀN THÔNG VIỆT  HÀN</w:t>
      </w:r>
    </w:p>
    <w:p w14:paraId="434A2DEF" w14:textId="77777777" w:rsidR="007C5035" w:rsidRPr="007C5035" w:rsidRDefault="007C5035">
      <w:pPr>
        <w:keepNext/>
        <w:spacing w:before="120" w:after="0" w:line="360" w:lineRule="auto"/>
        <w:ind w:right="-18"/>
        <w:jc w:val="center"/>
        <w:rPr>
          <w:rFonts w:eastAsia="Times New Roman" w:cs="Times New Roman"/>
          <w:b/>
          <w:kern w:val="0"/>
          <w:sz w:val="36"/>
          <w:szCs w:val="28"/>
          <w14:ligatures w14:val="none"/>
        </w:rPr>
        <w:pPrChange w:id="39" w:author="Mẫn" w:date="2023-12-11T21:51:00Z">
          <w:pPr>
            <w:keepNext/>
            <w:spacing w:before="120" w:line="360" w:lineRule="auto"/>
            <w:jc w:val="center"/>
          </w:pPr>
        </w:pPrChange>
      </w:pPr>
      <w:r w:rsidRPr="007C5035">
        <w:rPr>
          <w:rFonts w:eastAsia="Times New Roman" w:cs="Times New Roman"/>
          <w:b/>
          <w:kern w:val="0"/>
          <w:sz w:val="36"/>
          <w:szCs w:val="28"/>
          <w14:ligatures w14:val="none"/>
        </w:rPr>
        <w:t>Khoa Khoa Học Máy Tính</w:t>
      </w:r>
    </w:p>
    <w:p w14:paraId="0FD0F86D" w14:textId="77777777" w:rsidR="007C5035" w:rsidRPr="007C5035" w:rsidRDefault="007C5035">
      <w:pPr>
        <w:keepNext/>
        <w:spacing w:before="120" w:after="0" w:line="360" w:lineRule="auto"/>
        <w:ind w:right="-18"/>
        <w:jc w:val="center"/>
        <w:rPr>
          <w:rFonts w:eastAsia="Times New Roman" w:cs="Times New Roman"/>
          <w:kern w:val="0"/>
          <w:sz w:val="28"/>
          <w:szCs w:val="28"/>
          <w14:ligatures w14:val="none"/>
        </w:rPr>
        <w:pPrChange w:id="40" w:author="Mẫn" w:date="2023-12-11T21:51:00Z">
          <w:pPr>
            <w:keepNext/>
            <w:spacing w:before="120" w:line="360" w:lineRule="auto"/>
            <w:jc w:val="center"/>
          </w:pPr>
        </w:pPrChange>
      </w:pPr>
      <w:r w:rsidRPr="007C5035">
        <w:rPr>
          <w:rFonts w:eastAsia="Times New Roman" w:cs="Times New Roman"/>
          <w:noProof/>
          <w:kern w:val="0"/>
          <w:sz w:val="28"/>
          <w:szCs w:val="28"/>
          <w14:ligatures w14:val="none"/>
        </w:rPr>
        <w:drawing>
          <wp:inline distT="0" distB="0" distL="0" distR="0" wp14:anchorId="10031CEA" wp14:editId="627907A2">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ED735D4" w14:textId="77777777" w:rsidR="007C5035" w:rsidRPr="007C5035" w:rsidRDefault="007C5035">
      <w:pPr>
        <w:spacing w:after="120" w:line="360" w:lineRule="auto"/>
        <w:ind w:right="-18"/>
        <w:rPr>
          <w:rFonts w:eastAsia="Times New Roman" w:cs="Times New Roman"/>
          <w:kern w:val="0"/>
          <w:szCs w:val="26"/>
          <w14:ligatures w14:val="none"/>
        </w:rPr>
        <w:pPrChange w:id="41" w:author="Mẫn" w:date="2023-12-11T21:51:00Z">
          <w:pPr>
            <w:spacing w:after="120" w:line="360" w:lineRule="auto"/>
          </w:pPr>
        </w:pPrChange>
      </w:pPr>
    </w:p>
    <w:p w14:paraId="0138E3C1" w14:textId="77777777" w:rsidR="007C5035" w:rsidRPr="007C5035" w:rsidRDefault="007C5035">
      <w:pPr>
        <w:spacing w:after="0" w:line="360" w:lineRule="auto"/>
        <w:ind w:right="-18"/>
        <w:jc w:val="center"/>
        <w:rPr>
          <w:rFonts w:eastAsia="Times New Roman" w:cs="Times New Roman"/>
          <w:kern w:val="0"/>
          <w:sz w:val="32"/>
          <w:szCs w:val="32"/>
          <w14:ligatures w14:val="none"/>
        </w:rPr>
        <w:pPrChange w:id="42" w:author="Mẫn" w:date="2023-12-11T21:51:00Z">
          <w:pPr>
            <w:spacing w:line="360" w:lineRule="auto"/>
            <w:jc w:val="center"/>
          </w:pPr>
        </w:pPrChange>
      </w:pPr>
    </w:p>
    <w:p w14:paraId="7E861F81" w14:textId="77777777" w:rsidR="007C5035" w:rsidRPr="007C5035" w:rsidRDefault="007C5035">
      <w:pPr>
        <w:spacing w:after="0" w:line="360" w:lineRule="auto"/>
        <w:ind w:right="-18"/>
        <w:jc w:val="center"/>
        <w:rPr>
          <w:rFonts w:eastAsia="Times New Roman" w:cs="Times New Roman"/>
          <w:kern w:val="0"/>
          <w:sz w:val="36"/>
          <w:szCs w:val="32"/>
          <w14:ligatures w14:val="none"/>
        </w:rPr>
        <w:pPrChange w:id="43" w:author="Mẫn" w:date="2023-12-11T21:51:00Z">
          <w:pPr>
            <w:spacing w:line="360" w:lineRule="auto"/>
            <w:jc w:val="center"/>
          </w:pPr>
        </w:pPrChange>
      </w:pPr>
      <w:r w:rsidRPr="007C5035">
        <w:rPr>
          <w:rFonts w:eastAsia="Times New Roman" w:cs="Times New Roman"/>
          <w:kern w:val="0"/>
          <w:sz w:val="36"/>
          <w:szCs w:val="32"/>
          <w14:ligatures w14:val="none"/>
        </w:rPr>
        <w:t>ĐỒ ÁN CƠ SỞ 3</w:t>
      </w:r>
    </w:p>
    <w:p w14:paraId="7A738123" w14:textId="77777777" w:rsidR="007C5035" w:rsidRPr="007C5035" w:rsidDel="00A2574F" w:rsidRDefault="007C5035">
      <w:pPr>
        <w:spacing w:after="0" w:line="360" w:lineRule="auto"/>
        <w:ind w:right="-18"/>
        <w:jc w:val="center"/>
        <w:rPr>
          <w:del w:id="44" w:author="Mẫn" w:date="2023-12-11T21:44:00Z"/>
          <w:rFonts w:eastAsia="Times New Roman" w:cs="Times New Roman"/>
          <w:b/>
          <w:kern w:val="0"/>
          <w:sz w:val="42"/>
          <w:szCs w:val="42"/>
          <w14:ligatures w14:val="none"/>
        </w:rPr>
        <w:pPrChange w:id="45" w:author="Mẫn" w:date="2023-12-11T21:51:00Z">
          <w:pPr>
            <w:spacing w:line="312" w:lineRule="auto"/>
            <w:jc w:val="center"/>
          </w:pPr>
        </w:pPrChange>
      </w:pPr>
      <w:ins w:id="46" w:author="Mẫn" w:date="2023-12-11T21:44:00Z">
        <w:r w:rsidRPr="007C5035">
          <w:rPr>
            <w:rFonts w:eastAsia="Times New Roman" w:cs="Times New Roman"/>
            <w:b/>
            <w:kern w:val="0"/>
            <w:sz w:val="48"/>
            <w:szCs w:val="48"/>
            <w14:ligatures w14:val="none"/>
          </w:rPr>
          <w:t>ĐỀ TÀI: XÂY DỰNG WEBSITE BÁN SÁCH TRỰC TUYẾN</w:t>
        </w:r>
      </w:ins>
      <w:del w:id="47" w:author="Mẫn" w:date="2023-12-11T21:44:00Z">
        <w:r w:rsidRPr="007C5035" w:rsidDel="00A2574F">
          <w:rPr>
            <w:rFonts w:eastAsia="Times New Roman" w:cs="Times New Roman"/>
            <w:b/>
            <w:kern w:val="0"/>
            <w:sz w:val="48"/>
            <w:szCs w:val="48"/>
            <w14:ligatures w14:val="none"/>
          </w:rPr>
          <w:delText>TÊN ĐỀ TÀI ABC</w:delText>
        </w:r>
      </w:del>
    </w:p>
    <w:p w14:paraId="3C2E0909" w14:textId="77777777" w:rsidR="007C5035" w:rsidRPr="007C5035" w:rsidRDefault="007C5035">
      <w:pPr>
        <w:spacing w:after="0" w:line="360" w:lineRule="auto"/>
        <w:ind w:right="-18"/>
        <w:jc w:val="center"/>
        <w:rPr>
          <w:rFonts w:eastAsia="Times New Roman" w:cs="Times New Roman"/>
          <w:kern w:val="0"/>
          <w:sz w:val="30"/>
          <w:szCs w:val="28"/>
          <w14:ligatures w14:val="none"/>
        </w:rPr>
        <w:pPrChange w:id="48" w:author="Mẫn" w:date="2023-12-11T21:51:00Z">
          <w:pPr>
            <w:spacing w:line="360" w:lineRule="auto"/>
            <w:jc w:val="center"/>
          </w:pPr>
        </w:pPrChange>
      </w:pPr>
    </w:p>
    <w:p w14:paraId="4D1D78B5" w14:textId="77777777" w:rsidR="007C5035" w:rsidRPr="007C5035" w:rsidRDefault="007C5035">
      <w:pPr>
        <w:spacing w:after="0" w:line="360" w:lineRule="auto"/>
        <w:ind w:right="-18"/>
        <w:jc w:val="center"/>
        <w:rPr>
          <w:rFonts w:eastAsia="Times New Roman" w:cs="Times New Roman"/>
          <w:kern w:val="0"/>
          <w:sz w:val="30"/>
          <w:szCs w:val="28"/>
          <w14:ligatures w14:val="none"/>
        </w:rPr>
        <w:pPrChange w:id="49" w:author="Mẫn" w:date="2023-12-11T21:51:00Z">
          <w:pPr>
            <w:spacing w:line="360" w:lineRule="auto"/>
            <w:jc w:val="center"/>
          </w:pPr>
        </w:pPrChange>
      </w:pPr>
    </w:p>
    <w:p w14:paraId="7EAC9ACE" w14:textId="77777777" w:rsidR="007C5035" w:rsidRPr="007C5035" w:rsidRDefault="007C5035">
      <w:pPr>
        <w:spacing w:after="600" w:line="360" w:lineRule="auto"/>
        <w:ind w:right="-18"/>
        <w:jc w:val="center"/>
        <w:rPr>
          <w:rFonts w:eastAsia="Times New Roman" w:cs="Times New Roman"/>
          <w:b/>
          <w:kern w:val="0"/>
          <w:sz w:val="42"/>
          <w:szCs w:val="42"/>
          <w14:ligatures w14:val="none"/>
        </w:rPr>
        <w:pPrChange w:id="50" w:author="Mẫn" w:date="2023-12-11T21:51:00Z">
          <w:pPr>
            <w:spacing w:after="600" w:line="360" w:lineRule="auto"/>
            <w:jc w:val="center"/>
          </w:pPr>
        </w:pPrChange>
      </w:pPr>
    </w:p>
    <w:p w14:paraId="3EBBD5FC" w14:textId="77777777" w:rsidR="007C5035" w:rsidRPr="007C5035" w:rsidDel="00A2574F" w:rsidRDefault="007C5035">
      <w:pPr>
        <w:tabs>
          <w:tab w:val="left" w:pos="3690"/>
          <w:tab w:val="left" w:pos="5940"/>
        </w:tabs>
        <w:spacing w:after="0" w:line="360" w:lineRule="auto"/>
        <w:ind w:right="-18" w:firstLine="1701"/>
        <w:rPr>
          <w:ins w:id="51" w:author="ndhien@cit.udn.vn" w:date="2021-03-24T11:58:00Z"/>
          <w:del w:id="52" w:author="Mẫn" w:date="2023-12-11T21:45:00Z"/>
          <w:rFonts w:eastAsia="Times New Roman" w:cs="Times New Roman"/>
          <w:bCs/>
          <w:kern w:val="0"/>
          <w:sz w:val="32"/>
          <w:szCs w:val="36"/>
          <w14:ligatures w14:val="none"/>
          <w:rPrChange w:id="53" w:author="ndhien@cit.udn.vn" w:date="2021-03-24T11:59:00Z">
            <w:rPr>
              <w:ins w:id="54" w:author="ndhien@cit.udn.vn" w:date="2021-03-24T11:58:00Z"/>
              <w:del w:id="55" w:author="Mẫn" w:date="2023-12-11T21:45:00Z"/>
              <w:b/>
              <w:sz w:val="32"/>
              <w:szCs w:val="36"/>
            </w:rPr>
          </w:rPrChange>
        </w:rPr>
        <w:pPrChange w:id="56" w:author="Mẫn" w:date="2023-12-11T21:51:00Z">
          <w:pPr>
            <w:tabs>
              <w:tab w:val="left" w:pos="4536"/>
            </w:tabs>
            <w:spacing w:line="360" w:lineRule="auto"/>
            <w:ind w:firstLine="1701"/>
          </w:pPr>
        </w:pPrChange>
      </w:pPr>
      <w:r w:rsidRPr="007C5035">
        <w:rPr>
          <w:rFonts w:eastAsia="Times New Roman" w:cs="Times New Roman"/>
          <w:kern w:val="0"/>
          <w:sz w:val="32"/>
          <w:szCs w:val="36"/>
          <w14:ligatures w14:val="none"/>
        </w:rPr>
        <w:t>Sinh viên</w:t>
      </w:r>
      <w:del w:id="57" w:author="ndhien@cit.udn.vn" w:date="2021-03-24T11:59:00Z">
        <w:r w:rsidRPr="007C5035" w:rsidDel="00F83E27">
          <w:rPr>
            <w:rFonts w:eastAsia="Times New Roman" w:cs="Times New Roman"/>
            <w:kern w:val="0"/>
            <w:sz w:val="32"/>
            <w:szCs w:val="36"/>
            <w14:ligatures w14:val="none"/>
          </w:rPr>
          <w:delText xml:space="preserve"> thực hiện</w:delText>
        </w:r>
      </w:del>
      <w:r w:rsidRPr="007C5035">
        <w:rPr>
          <w:rFonts w:eastAsia="Times New Roman" w:cs="Times New Roman"/>
          <w:kern w:val="0"/>
          <w:sz w:val="32"/>
          <w:szCs w:val="36"/>
          <w14:ligatures w14:val="none"/>
        </w:rPr>
        <w:t xml:space="preserve">: </w:t>
      </w:r>
      <w:ins w:id="58" w:author="Mẫn" w:date="2023-12-11T21:44:00Z">
        <w:r w:rsidRPr="007C5035">
          <w:rPr>
            <w:rFonts w:eastAsia="Times New Roman" w:cs="Times New Roman"/>
            <w:kern w:val="0"/>
            <w:sz w:val="32"/>
            <w:szCs w:val="36"/>
            <w14:ligatures w14:val="none"/>
          </w:rPr>
          <w:t xml:space="preserve">    </w:t>
        </w:r>
      </w:ins>
      <w:del w:id="59" w:author="Mẫn" w:date="2023-12-11T21:44:00Z">
        <w:r w:rsidRPr="007C5035" w:rsidDel="00A2574F">
          <w:rPr>
            <w:rFonts w:eastAsia="Times New Roman" w:cs="Times New Roman"/>
            <w:kern w:val="0"/>
            <w:sz w:val="32"/>
            <w:szCs w:val="36"/>
            <w14:ligatures w14:val="none"/>
          </w:rPr>
          <w:tab/>
        </w:r>
        <w:r w:rsidRPr="007C5035" w:rsidDel="00A2574F">
          <w:rPr>
            <w:rFonts w:eastAsia="Times New Roman" w:cs="Times New Roman"/>
            <w:b/>
            <w:kern w:val="0"/>
            <w:sz w:val="32"/>
            <w:szCs w:val="36"/>
            <w14:ligatures w14:val="none"/>
          </w:rPr>
          <w:delText>ABC</w:delText>
        </w:r>
      </w:del>
      <w:ins w:id="60" w:author="Mẫn" w:date="2023-12-11T21:44:00Z">
        <w:r w:rsidRPr="007C5035">
          <w:rPr>
            <w:rFonts w:eastAsia="Times New Roman" w:cs="Times New Roman"/>
            <w:b/>
            <w:kern w:val="0"/>
            <w:sz w:val="32"/>
            <w:szCs w:val="36"/>
            <w14:ligatures w14:val="none"/>
          </w:rPr>
          <w:t>CHÂU VĂN MẪN</w:t>
        </w:r>
      </w:ins>
      <w:ins w:id="61" w:author="ndhien@cit.udn.vn" w:date="2021-03-24T11:59:00Z">
        <w:r w:rsidRPr="007C5035">
          <w:rPr>
            <w:rFonts w:eastAsia="Times New Roman" w:cs="Times New Roman"/>
            <w:b/>
            <w:kern w:val="0"/>
            <w:sz w:val="32"/>
            <w:szCs w:val="36"/>
            <w14:ligatures w14:val="none"/>
          </w:rPr>
          <w:tab/>
        </w:r>
        <w:r w:rsidRPr="007C5035">
          <w:rPr>
            <w:rFonts w:eastAsia="Times New Roman" w:cs="Times New Roman"/>
            <w:bCs/>
            <w:kern w:val="0"/>
            <w:sz w:val="32"/>
            <w:szCs w:val="36"/>
            <w14:ligatures w14:val="none"/>
            <w:rPrChange w:id="62" w:author="ndhien@cit.udn.vn" w:date="2021-03-24T11:59:00Z">
              <w:rPr>
                <w:b/>
                <w:sz w:val="32"/>
                <w:szCs w:val="36"/>
              </w:rPr>
            </w:rPrChange>
          </w:rPr>
          <w:t>Mã</w:t>
        </w:r>
        <w:r w:rsidRPr="007C5035">
          <w:rPr>
            <w:rFonts w:eastAsia="Times New Roman" w:cs="Times New Roman"/>
            <w:bCs/>
            <w:kern w:val="0"/>
            <w:sz w:val="32"/>
            <w:szCs w:val="36"/>
            <w14:ligatures w14:val="none"/>
          </w:rPr>
          <w:t>:</w:t>
        </w:r>
      </w:ins>
      <w:ins w:id="63" w:author="Mẫn" w:date="2023-12-11T21:44:00Z">
        <w:r w:rsidRPr="007C5035">
          <w:rPr>
            <w:rFonts w:eastAsia="Times New Roman" w:cs="Times New Roman"/>
            <w:bCs/>
            <w:kern w:val="0"/>
            <w:sz w:val="32"/>
            <w:szCs w:val="36"/>
            <w14:ligatures w14:val="none"/>
          </w:rPr>
          <w:t xml:space="preserve"> 22IT172</w:t>
        </w:r>
      </w:ins>
    </w:p>
    <w:p w14:paraId="470CF5D8" w14:textId="77777777" w:rsidR="007C5035" w:rsidRPr="007C5035" w:rsidRDefault="007C5035">
      <w:pPr>
        <w:tabs>
          <w:tab w:val="left" w:pos="3690"/>
          <w:tab w:val="left" w:pos="5940"/>
        </w:tabs>
        <w:spacing w:after="0" w:line="360" w:lineRule="auto"/>
        <w:ind w:right="-18" w:firstLine="1701"/>
        <w:rPr>
          <w:ins w:id="64" w:author="ndhien@cit.udn.vn" w:date="2021-03-24T11:59:00Z"/>
          <w:rFonts w:eastAsia="Times New Roman" w:cs="Times New Roman"/>
          <w:bCs/>
          <w:kern w:val="0"/>
          <w:sz w:val="32"/>
          <w:szCs w:val="36"/>
          <w14:ligatures w14:val="none"/>
        </w:rPr>
        <w:pPrChange w:id="65" w:author="Mẫn" w:date="2023-12-11T21:51:00Z">
          <w:pPr>
            <w:tabs>
              <w:tab w:val="left" w:pos="3690"/>
              <w:tab w:val="left" w:pos="5940"/>
            </w:tabs>
            <w:spacing w:line="360" w:lineRule="auto"/>
            <w:ind w:firstLine="1701"/>
          </w:pPr>
        </w:pPrChange>
      </w:pPr>
      <w:ins w:id="66" w:author="ndhien@cit.udn.vn" w:date="2021-03-24T11:59:00Z">
        <w:del w:id="67" w:author="Mẫn" w:date="2023-12-11T21:45:00Z">
          <w:r w:rsidRPr="007C5035" w:rsidDel="00A2574F">
            <w:rPr>
              <w:rFonts w:eastAsia="Times New Roman" w:cs="Times New Roman"/>
              <w:kern w:val="0"/>
              <w:sz w:val="32"/>
              <w:szCs w:val="36"/>
              <w14:ligatures w14:val="none"/>
            </w:rPr>
            <w:tab/>
          </w:r>
          <w:r w:rsidRPr="007C5035" w:rsidDel="00A2574F">
            <w:rPr>
              <w:rFonts w:eastAsia="Times New Roman" w:cs="Times New Roman"/>
              <w:b/>
              <w:kern w:val="0"/>
              <w:sz w:val="32"/>
              <w:szCs w:val="36"/>
              <w14:ligatures w14:val="none"/>
            </w:rPr>
            <w:delText>ABC</w:delText>
          </w:r>
          <w:r w:rsidRPr="007C5035" w:rsidDel="00A2574F">
            <w:rPr>
              <w:rFonts w:eastAsia="Times New Roman" w:cs="Times New Roman"/>
              <w:b/>
              <w:kern w:val="0"/>
              <w:sz w:val="32"/>
              <w:szCs w:val="36"/>
              <w14:ligatures w14:val="none"/>
            </w:rPr>
            <w:tab/>
          </w:r>
          <w:r w:rsidRPr="007C5035" w:rsidDel="00A2574F">
            <w:rPr>
              <w:rFonts w:eastAsia="Times New Roman" w:cs="Times New Roman"/>
              <w:bCs/>
              <w:kern w:val="0"/>
              <w:sz w:val="32"/>
              <w:szCs w:val="36"/>
              <w14:ligatures w14:val="none"/>
            </w:rPr>
            <w:delText>Mã:</w:delText>
          </w:r>
        </w:del>
      </w:ins>
    </w:p>
    <w:p w14:paraId="57403C61" w14:textId="77777777" w:rsidR="007C5035" w:rsidRPr="007C5035" w:rsidDel="00F83E27" w:rsidRDefault="007C5035">
      <w:pPr>
        <w:tabs>
          <w:tab w:val="left" w:pos="4536"/>
        </w:tabs>
        <w:spacing w:after="0" w:line="360" w:lineRule="auto"/>
        <w:ind w:right="-18" w:firstLine="1701"/>
        <w:rPr>
          <w:del w:id="68" w:author="ndhien@cit.udn.vn" w:date="2021-03-24T11:59:00Z"/>
          <w:rFonts w:eastAsia="Times New Roman" w:cs="Times New Roman"/>
          <w:kern w:val="0"/>
          <w:sz w:val="32"/>
          <w:szCs w:val="36"/>
          <w14:ligatures w14:val="none"/>
        </w:rPr>
        <w:pPrChange w:id="69" w:author="Mẫn" w:date="2023-12-11T21:51:00Z">
          <w:pPr>
            <w:tabs>
              <w:tab w:val="left" w:pos="4536"/>
            </w:tabs>
            <w:spacing w:line="360" w:lineRule="auto"/>
            <w:ind w:firstLine="1701"/>
          </w:pPr>
        </w:pPrChange>
      </w:pPr>
    </w:p>
    <w:p w14:paraId="56593811" w14:textId="77777777" w:rsidR="007C5035" w:rsidRPr="007C5035" w:rsidDel="00F83E27" w:rsidRDefault="007C5035">
      <w:pPr>
        <w:tabs>
          <w:tab w:val="left" w:pos="4536"/>
        </w:tabs>
        <w:spacing w:after="0" w:line="360" w:lineRule="auto"/>
        <w:ind w:right="-18" w:firstLine="1701"/>
        <w:rPr>
          <w:del w:id="70" w:author="ndhien@cit.udn.vn" w:date="2021-03-24T11:59:00Z"/>
          <w:rFonts w:eastAsia="Times New Roman" w:cs="Times New Roman"/>
          <w:b/>
          <w:kern w:val="0"/>
          <w:sz w:val="32"/>
          <w:szCs w:val="36"/>
          <w14:ligatures w14:val="none"/>
        </w:rPr>
        <w:pPrChange w:id="71" w:author="Mẫn" w:date="2023-12-11T21:51:00Z">
          <w:pPr>
            <w:tabs>
              <w:tab w:val="left" w:pos="4536"/>
            </w:tabs>
            <w:spacing w:line="360" w:lineRule="auto"/>
            <w:ind w:firstLine="1701"/>
          </w:pPr>
        </w:pPrChange>
      </w:pPr>
      <w:del w:id="72" w:author="ndhien@cit.udn.vn" w:date="2021-03-24T11:59:00Z">
        <w:r w:rsidRPr="007C5035" w:rsidDel="00F83E27">
          <w:rPr>
            <w:rFonts w:eastAsia="Times New Roman" w:cs="Times New Roman"/>
            <w:kern w:val="0"/>
            <w:sz w:val="32"/>
            <w:szCs w:val="36"/>
            <w14:ligatures w14:val="none"/>
          </w:rPr>
          <w:delText xml:space="preserve">Lớp: </w:delText>
        </w:r>
        <w:r w:rsidRPr="007C5035" w:rsidDel="00F83E27">
          <w:rPr>
            <w:rFonts w:eastAsia="Times New Roman" w:cs="Times New Roman"/>
            <w:kern w:val="0"/>
            <w:sz w:val="32"/>
            <w:szCs w:val="36"/>
            <w14:ligatures w14:val="none"/>
          </w:rPr>
          <w:tab/>
        </w:r>
        <w:r w:rsidRPr="007C5035" w:rsidDel="00F83E27">
          <w:rPr>
            <w:rFonts w:eastAsia="Times New Roman" w:cs="Times New Roman"/>
            <w:b/>
            <w:kern w:val="0"/>
            <w:sz w:val="32"/>
            <w:szCs w:val="36"/>
            <w14:ligatures w14:val="none"/>
          </w:rPr>
          <w:delText>xyz</w:delText>
        </w:r>
      </w:del>
    </w:p>
    <w:p w14:paraId="37C8D46B" w14:textId="77777777" w:rsidR="007C5035" w:rsidRPr="007C5035" w:rsidRDefault="007C5035">
      <w:pPr>
        <w:tabs>
          <w:tab w:val="left" w:pos="4536"/>
        </w:tabs>
        <w:spacing w:after="0" w:line="360" w:lineRule="auto"/>
        <w:ind w:right="-18" w:firstLine="1701"/>
        <w:rPr>
          <w:rFonts w:eastAsia="Times New Roman" w:cs="Times New Roman"/>
          <w:kern w:val="0"/>
          <w:sz w:val="32"/>
          <w:szCs w:val="36"/>
          <w14:ligatures w14:val="none"/>
        </w:rPr>
        <w:pPrChange w:id="73" w:author="Mẫn" w:date="2023-12-11T21:51:00Z">
          <w:pPr>
            <w:tabs>
              <w:tab w:val="left" w:pos="4536"/>
            </w:tabs>
            <w:spacing w:line="360" w:lineRule="auto"/>
            <w:ind w:firstLine="1701"/>
          </w:pPr>
        </w:pPrChange>
      </w:pPr>
      <w:r w:rsidRPr="007C5035">
        <w:rPr>
          <w:rFonts w:eastAsia="Times New Roman" w:cs="Times New Roman"/>
          <w:kern w:val="0"/>
          <w:sz w:val="32"/>
          <w:szCs w:val="36"/>
          <w14:ligatures w14:val="none"/>
        </w:rPr>
        <w:t xml:space="preserve">Giảng viên hướng dẫn: </w:t>
      </w:r>
      <w:ins w:id="74" w:author="Mẫn" w:date="2023-12-11T21:45:00Z">
        <w:r w:rsidRPr="007C5035">
          <w:rPr>
            <w:rFonts w:eastAsia="Times New Roman" w:cs="Times New Roman"/>
            <w:kern w:val="0"/>
            <w:sz w:val="32"/>
            <w:szCs w:val="36"/>
            <w14:ligatures w14:val="none"/>
          </w:rPr>
          <w:t>TS.NGUYỄN SĨ THÌN</w:t>
        </w:r>
      </w:ins>
      <w:del w:id="75" w:author="ndhien@cit.udn.vn" w:date="2021-03-24T11:58:00Z">
        <w:r w:rsidRPr="007C5035" w:rsidDel="00F83E27">
          <w:rPr>
            <w:rFonts w:eastAsia="Times New Roman" w:cs="Times New Roman"/>
            <w:kern w:val="0"/>
            <w:sz w:val="32"/>
            <w:szCs w:val="36"/>
            <w14:ligatures w14:val="none"/>
          </w:rPr>
          <w:delText>TS. Lê Thị Thu Nga</w:delText>
        </w:r>
      </w:del>
      <w:ins w:id="76" w:author="ndhien@cit.udn.vn" w:date="2021-03-24T11:58:00Z">
        <w:del w:id="77" w:author="Mẫn" w:date="2023-12-11T21:45:00Z">
          <w:r w:rsidRPr="007C5035" w:rsidDel="00A2574F">
            <w:rPr>
              <w:rFonts w:eastAsia="Times New Roman" w:cs="Times New Roman"/>
              <w:kern w:val="0"/>
              <w:sz w:val="32"/>
              <w:szCs w:val="36"/>
              <w14:ligatures w14:val="none"/>
            </w:rPr>
            <w:delText>……………………….</w:delText>
          </w:r>
        </w:del>
      </w:ins>
    </w:p>
    <w:p w14:paraId="4B986468" w14:textId="77777777" w:rsidR="007C5035" w:rsidRPr="007C5035" w:rsidRDefault="007C5035">
      <w:pPr>
        <w:tabs>
          <w:tab w:val="center" w:pos="6804"/>
        </w:tabs>
        <w:spacing w:after="0" w:line="360" w:lineRule="auto"/>
        <w:ind w:right="-18"/>
        <w:rPr>
          <w:rFonts w:eastAsia="Times New Roman" w:cs="Times New Roman"/>
          <w:b/>
          <w:i/>
          <w:kern w:val="0"/>
          <w:szCs w:val="26"/>
          <w14:ligatures w14:val="none"/>
        </w:rPr>
        <w:pPrChange w:id="78" w:author="Mẫn" w:date="2023-12-11T21:51:00Z">
          <w:pPr>
            <w:tabs>
              <w:tab w:val="center" w:pos="6804"/>
            </w:tabs>
            <w:spacing w:line="360" w:lineRule="auto"/>
          </w:pPr>
        </w:pPrChange>
      </w:pPr>
      <w:r w:rsidRPr="007C5035">
        <w:rPr>
          <w:rFonts w:eastAsia="Times New Roman" w:cs="Times New Roman"/>
          <w:b/>
          <w:i/>
          <w:kern w:val="0"/>
          <w:szCs w:val="26"/>
          <w14:ligatures w14:val="none"/>
        </w:rPr>
        <w:br w:type="page"/>
      </w:r>
    </w:p>
    <w:p w14:paraId="376A9B5F" w14:textId="77777777" w:rsidR="007C5035" w:rsidRDefault="007C5035" w:rsidP="00FA3A9E">
      <w:pPr>
        <w:tabs>
          <w:tab w:val="right" w:leader="dot" w:pos="9072"/>
        </w:tabs>
        <w:spacing w:before="80" w:after="80" w:line="240" w:lineRule="auto"/>
        <w:ind w:right="-18"/>
        <w:rPr>
          <w:rFonts w:eastAsia="Times New Roman" w:cs="Times New Roman"/>
          <w:b/>
          <w:noProof/>
          <w:kern w:val="0"/>
          <w:sz w:val="36"/>
          <w:szCs w:val="26"/>
          <w14:ligatures w14:val="none"/>
        </w:rPr>
      </w:pPr>
      <w:bookmarkStart w:id="79" w:name="_Toc57216370"/>
    </w:p>
    <w:bookmarkEnd w:id="79"/>
    <w:p w14:paraId="01C93C93" w14:textId="5ED050CE" w:rsidR="007C5035" w:rsidRDefault="007C5035" w:rsidP="007C5035">
      <w:pPr>
        <w:tabs>
          <w:tab w:val="right" w:leader="dot" w:pos="9072"/>
        </w:tabs>
        <w:spacing w:before="80" w:after="80" w:line="240" w:lineRule="auto"/>
        <w:ind w:right="-18"/>
        <w:jc w:val="center"/>
        <w:rPr>
          <w:rFonts w:eastAsia="Times New Roman" w:cs="Times New Roman"/>
          <w:b/>
          <w:noProof/>
          <w:kern w:val="0"/>
          <w:sz w:val="36"/>
          <w:szCs w:val="26"/>
          <w14:ligatures w14:val="none"/>
        </w:rPr>
      </w:pPr>
      <w:r w:rsidRPr="007C5035">
        <w:rPr>
          <w:rFonts w:eastAsia="Times New Roman" w:cs="Times New Roman"/>
          <w:b/>
          <w:noProof/>
          <w:kern w:val="0"/>
          <w:sz w:val="36"/>
          <w:szCs w:val="26"/>
          <w14:ligatures w14:val="none"/>
        </w:rPr>
        <w:t>Mở đầu</w:t>
      </w:r>
    </w:p>
    <w:p w14:paraId="75689091" w14:textId="77777777" w:rsidR="007C5035" w:rsidRPr="007C5035" w:rsidRDefault="007C5035">
      <w:pPr>
        <w:widowControl w:val="0"/>
        <w:autoSpaceDE w:val="0"/>
        <w:autoSpaceDN w:val="0"/>
        <w:spacing w:before="174" w:after="0" w:line="276" w:lineRule="auto"/>
        <w:ind w:right="-18" w:firstLine="719"/>
        <w:jc w:val="both"/>
        <w:rPr>
          <w:ins w:id="80" w:author="Mẫn" w:date="2023-12-11T21:48:00Z"/>
          <w:rFonts w:eastAsia="Times New Roman" w:cs="Times New Roman"/>
          <w:kern w:val="0"/>
          <w:szCs w:val="26"/>
          <w:lang w:val="vi"/>
          <w14:ligatures w14:val="none"/>
        </w:rPr>
        <w:pPrChange w:id="81" w:author="Mẫn" w:date="2023-12-11T21:51:00Z">
          <w:pPr>
            <w:widowControl w:val="0"/>
            <w:autoSpaceDE w:val="0"/>
            <w:autoSpaceDN w:val="0"/>
            <w:spacing w:before="174" w:line="276" w:lineRule="auto"/>
            <w:ind w:left="982" w:right="997" w:firstLine="719"/>
            <w:jc w:val="both"/>
          </w:pPr>
        </w:pPrChange>
      </w:pPr>
      <w:ins w:id="82" w:author="Mẫn" w:date="2023-12-11T21:48:00Z">
        <w:r w:rsidRPr="007C5035">
          <w:rPr>
            <w:rFonts w:eastAsia="Times New Roman" w:cs="Times New Roman"/>
            <w:kern w:val="0"/>
            <w:szCs w:val="26"/>
            <w:lang w:val="vi"/>
            <w14:ligatures w14:val="none"/>
          </w:rPr>
          <w:t>Ngày nay, việc tìm kiếm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w:t>
        </w:r>
        <w:r w:rsidRPr="007C5035">
          <w:rPr>
            <w:rFonts w:eastAsia="Times New Roman" w:cs="Times New Roman"/>
            <w:spacing w:val="-38"/>
            <w:kern w:val="0"/>
            <w:szCs w:val="26"/>
            <w:lang w:val="vi"/>
            <w14:ligatures w14:val="none"/>
          </w:rPr>
          <w:t xml:space="preserve"> </w:t>
        </w:r>
        <w:r w:rsidRPr="007C5035">
          <w:rPr>
            <w:rFonts w:eastAsia="Times New Roman" w:cs="Times New Roman"/>
            <w:kern w:val="0"/>
            <w:szCs w:val="26"/>
            <w:lang w:val="vi"/>
            <w14:ligatures w14:val="none"/>
          </w:rPr>
          <w:t>hình ảnh và đôi lúc có những âm thanh nếu bạn</w:t>
        </w:r>
        <w:r w:rsidRPr="007C5035">
          <w:rPr>
            <w:rFonts w:eastAsia="Times New Roman" w:cs="Times New Roman"/>
            <w:spacing w:val="-7"/>
            <w:kern w:val="0"/>
            <w:szCs w:val="26"/>
            <w:lang w:val="vi"/>
            <w14:ligatures w14:val="none"/>
          </w:rPr>
          <w:t xml:space="preserve"> </w:t>
        </w:r>
        <w:r w:rsidRPr="007C5035">
          <w:rPr>
            <w:rFonts w:eastAsia="Times New Roman" w:cs="Times New Roman"/>
            <w:kern w:val="0"/>
            <w:szCs w:val="26"/>
            <w:lang w:val="vi"/>
            <w14:ligatures w14:val="none"/>
          </w:rPr>
          <w:t>cần.</w:t>
        </w:r>
      </w:ins>
    </w:p>
    <w:p w14:paraId="77AA98A7" w14:textId="2E77FB5D" w:rsidR="007C5035" w:rsidRDefault="007C5035" w:rsidP="007C5035">
      <w:pPr>
        <w:widowControl w:val="0"/>
        <w:autoSpaceDE w:val="0"/>
        <w:autoSpaceDN w:val="0"/>
        <w:spacing w:before="117" w:after="0" w:line="276" w:lineRule="auto"/>
        <w:ind w:right="-18" w:firstLine="720"/>
        <w:jc w:val="both"/>
        <w:rPr>
          <w:rFonts w:eastAsia="Times New Roman" w:cs="Times New Roman"/>
          <w:kern w:val="0"/>
          <w:szCs w:val="26"/>
          <w:lang w:val="vi"/>
          <w14:ligatures w14:val="none"/>
        </w:rPr>
      </w:pPr>
      <w:ins w:id="83" w:author="Mẫn" w:date="2023-12-11T21:48:00Z">
        <w:r w:rsidRPr="007C5035">
          <w:rPr>
            <w:rFonts w:eastAsia="Times New Roman" w:cs="Times New Roman"/>
            <w:kern w:val="0"/>
            <w:szCs w:val="26"/>
            <w:lang w:val="vi"/>
            <w14:ligatures w14:val="none"/>
          </w:rPr>
          <w:t>Cuộc sống ngày một hiện đại hơn, nhu cầu đi du lịch nghỉ dưỡng tìm kiếm một khách sạn phù hợp để nghỉ ngơi tăng cao. Từ những kiến thức học được thì em đã tìm hiểu và thực hiện đề tài “Thiết kế trang web hỗ trợ tìm kiếm khách sạn tại Đà Nẵng”. Website sẽ là nơi cung cấp nguồn thông tin hữu ích. Tất tần tật mọi thông tin mà bạn mong muốn truyền tải đến khách hàng đều có thể thông qua website.</w:t>
        </w:r>
      </w:ins>
    </w:p>
    <w:p w14:paraId="4BF2E5E4" w14:textId="78B8E658" w:rsidR="00FA3A9E" w:rsidRDefault="007C5035">
      <w:pPr>
        <w:rPr>
          <w:rFonts w:eastAsia="Times New Roman" w:cs="Times New Roman"/>
          <w:kern w:val="0"/>
          <w:szCs w:val="26"/>
          <w:lang w:val="vi"/>
          <w14:ligatures w14:val="none"/>
        </w:rPr>
      </w:pPr>
      <w:r>
        <w:rPr>
          <w:rFonts w:eastAsia="Times New Roman" w:cs="Times New Roman"/>
          <w:kern w:val="0"/>
          <w:szCs w:val="26"/>
          <w:lang w:val="vi"/>
          <w14:ligatures w14:val="none"/>
        </w:rPr>
        <w:br w:type="page"/>
      </w:r>
      <w:r w:rsidR="00FA3A9E">
        <w:rPr>
          <w:rFonts w:eastAsia="Times New Roman" w:cs="Times New Roman"/>
          <w:kern w:val="0"/>
          <w:szCs w:val="26"/>
          <w:lang w:val="vi"/>
          <w14:ligatures w14:val="none"/>
        </w:rPr>
        <w:lastRenderedPageBreak/>
        <w:br w:type="page"/>
      </w:r>
    </w:p>
    <w:p w14:paraId="6869B34E" w14:textId="3CCD14A4" w:rsidR="00FA3A9E" w:rsidRDefault="00FA3A9E">
      <w:pPr>
        <w:rPr>
          <w:rFonts w:eastAsia="Times New Roman" w:cs="Times New Roman"/>
          <w:kern w:val="0"/>
          <w:szCs w:val="26"/>
          <w:lang w:val="vi"/>
          <w14:ligatures w14:val="none"/>
        </w:rPr>
      </w:pPr>
      <w:r w:rsidRPr="00FA3A9E">
        <w:rPr>
          <w:noProof/>
        </w:rPr>
        <w:lastRenderedPageBreak/>
        <w:drawing>
          <wp:inline distT="0" distB="0" distL="0" distR="0" wp14:anchorId="667FE8C8" wp14:editId="7F608541">
            <wp:extent cx="5943600" cy="6913880"/>
            <wp:effectExtent l="0" t="0" r="0" b="1270"/>
            <wp:docPr id="501251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913880"/>
                    </a:xfrm>
                    <a:prstGeom prst="rect">
                      <a:avLst/>
                    </a:prstGeom>
                    <a:noFill/>
                    <a:ln>
                      <a:noFill/>
                    </a:ln>
                  </pic:spPr>
                </pic:pic>
              </a:graphicData>
            </a:graphic>
          </wp:inline>
        </w:drawing>
      </w:r>
    </w:p>
    <w:p w14:paraId="229DA0C9" w14:textId="77777777" w:rsidR="00FA3A9E" w:rsidRDefault="00FA3A9E">
      <w:pPr>
        <w:rPr>
          <w:rFonts w:eastAsia="Times New Roman" w:cs="Times New Roman"/>
          <w:kern w:val="0"/>
          <w:szCs w:val="26"/>
          <w:lang w:val="vi"/>
          <w14:ligatures w14:val="none"/>
        </w:rPr>
      </w:pPr>
      <w:r>
        <w:rPr>
          <w:rFonts w:eastAsia="Times New Roman" w:cs="Times New Roman"/>
          <w:kern w:val="0"/>
          <w:szCs w:val="26"/>
          <w:lang w:val="vi"/>
          <w14:ligatures w14:val="none"/>
        </w:rPr>
        <w:br w:type="page"/>
      </w:r>
    </w:p>
    <w:p w14:paraId="78676C60" w14:textId="77777777" w:rsidR="007C5035" w:rsidRPr="007C5035" w:rsidRDefault="007C5035">
      <w:pPr>
        <w:jc w:val="center"/>
        <w:rPr>
          <w:ins w:id="84" w:author="Mẫn" w:date="2023-12-11T21:50:00Z"/>
          <w:rFonts w:cs="Times New Roman"/>
          <w:b/>
          <w:bCs/>
          <w:sz w:val="36"/>
          <w:szCs w:val="36"/>
          <w:lang w:val="vi"/>
          <w:rPrChange w:id="85" w:author="Mẫn" w:date="2023-12-11T21:50:00Z">
            <w:rPr>
              <w:ins w:id="86" w:author="Mẫn" w:date="2023-12-11T21:50:00Z"/>
              <w:b/>
              <w:bCs/>
              <w:sz w:val="32"/>
              <w:szCs w:val="32"/>
              <w:lang w:val="vi"/>
            </w:rPr>
          </w:rPrChange>
        </w:rPr>
        <w:pPrChange w:id="87" w:author="Mẫn" w:date="2023-12-11T21:51:00Z">
          <w:pPr>
            <w:widowControl w:val="0"/>
            <w:autoSpaceDE w:val="0"/>
            <w:autoSpaceDN w:val="0"/>
            <w:spacing w:before="87"/>
            <w:ind w:left="40" w:right="38"/>
            <w:jc w:val="center"/>
            <w:outlineLvl w:val="0"/>
          </w:pPr>
        </w:pPrChange>
      </w:pPr>
      <w:ins w:id="88" w:author="Mẫn" w:date="2023-12-11T21:50:00Z">
        <w:r w:rsidRPr="007C5035">
          <w:rPr>
            <w:rFonts w:cs="Times New Roman"/>
            <w:b/>
            <w:bCs/>
            <w:sz w:val="36"/>
            <w:szCs w:val="36"/>
            <w:lang w:val="vi"/>
            <w:rPrChange w:id="89" w:author="Mẫn" w:date="2023-12-11T21:50:00Z">
              <w:rPr>
                <w:b/>
                <w:bCs/>
                <w:sz w:val="32"/>
                <w:szCs w:val="32"/>
                <w:lang w:val="vi"/>
              </w:rPr>
            </w:rPrChange>
          </w:rPr>
          <w:lastRenderedPageBreak/>
          <w:t>LỜI CẢM ƠN</w:t>
        </w:r>
      </w:ins>
    </w:p>
    <w:p w14:paraId="7B236557" w14:textId="5909D55E" w:rsidR="007C5035" w:rsidRPr="007C5035" w:rsidRDefault="007C5035">
      <w:pPr>
        <w:ind w:firstLine="720"/>
        <w:rPr>
          <w:ins w:id="90" w:author="Mẫn" w:date="2023-12-11T21:50:00Z"/>
          <w:rFonts w:cs="Times New Roman"/>
          <w:szCs w:val="26"/>
          <w:lang w:val="vi"/>
        </w:rPr>
        <w:pPrChange w:id="91" w:author="Mẫn" w:date="2023-12-11T21:51:00Z">
          <w:pPr>
            <w:widowControl w:val="0"/>
            <w:autoSpaceDE w:val="0"/>
            <w:autoSpaceDN w:val="0"/>
            <w:spacing w:before="9"/>
          </w:pPr>
        </w:pPrChange>
      </w:pPr>
      <w:ins w:id="92" w:author="Mẫn" w:date="2023-12-11T21:50:00Z">
        <w:r w:rsidRPr="007C5035">
          <w:rPr>
            <w:rFonts w:cs="Times New Roman"/>
            <w:szCs w:val="26"/>
            <w:lang w:val="vi"/>
          </w:rPr>
          <w:t>Trước tiên với tình cảm sâu sắc và chân thành nhất, cho phép em được bày tỏ lòng biết ơn đến tất cả các cá nhân và tổ chức đã tạo điều kiện hỗ trợ, gúp đỡ em trong suốt quá trình học tập và nghiên cứu đề tài này. Trong suốt thời gian từ khi bắt đầu học tập tại trường đến nay, em đã nhận được rất nhiều sự quan tâm, giúp đỡ của quý Thầy cô và bạn bè. Với lòng biết ơn sâu sắc nhất, em xin gửi đển quý thầy cô khoa Khoa học máy tính đã truyền đạt vốn kiến thức quý báy cho chúng em trong suốt thời gian học tập tại trường. Nhờ có những lời hướng dẫn, dạy bảo của các thầy cô nên đề tài nghiên cứu của em mới có thể hoàn thiện tốt đẹp.</w:t>
        </w:r>
      </w:ins>
    </w:p>
    <w:p w14:paraId="79D165B5" w14:textId="694B4B24" w:rsidR="007C5035" w:rsidRPr="007C5035" w:rsidRDefault="007C5035">
      <w:pPr>
        <w:ind w:firstLine="720"/>
        <w:rPr>
          <w:ins w:id="93" w:author="Mẫn" w:date="2023-12-11T21:50:00Z"/>
          <w:rFonts w:cs="Times New Roman"/>
          <w:szCs w:val="26"/>
          <w:lang w:val="vi"/>
        </w:rPr>
        <w:pPrChange w:id="94" w:author="Mẫn" w:date="2023-12-11T21:51:00Z">
          <w:pPr>
            <w:widowControl w:val="0"/>
            <w:autoSpaceDE w:val="0"/>
            <w:autoSpaceDN w:val="0"/>
          </w:pPr>
        </w:pPrChange>
      </w:pPr>
      <w:ins w:id="95" w:author="Mẫn" w:date="2023-12-11T21:50:00Z">
        <w:r w:rsidRPr="007C5035">
          <w:rPr>
            <w:rFonts w:cs="Times New Roman"/>
            <w:szCs w:val="26"/>
            <w:lang w:val="vi"/>
          </w:rPr>
          <w:t>Đặc biệt, em xin chân thành cảm ơn thầy Đỗ Công Đức đã hỗ trợ cho em trong suốt quá trình làm đề tài này. Nhờ có những lời hướng dẫn tận tình của các thầy nên đề tài nghiên cứu của em mới có thể hoàn thành một cách tốt đẹp.</w:t>
        </w:r>
      </w:ins>
    </w:p>
    <w:p w14:paraId="0504BC94" w14:textId="088E95AC" w:rsidR="007C5035" w:rsidRPr="007C5035" w:rsidRDefault="007C5035">
      <w:pPr>
        <w:ind w:firstLine="720"/>
        <w:rPr>
          <w:ins w:id="96" w:author="Mẫn" w:date="2023-12-11T21:50:00Z"/>
          <w:rFonts w:cs="Times New Roman"/>
          <w:szCs w:val="26"/>
          <w:lang w:val="vi"/>
        </w:rPr>
        <w:pPrChange w:id="97" w:author="Mẫn" w:date="2023-12-11T21:51:00Z">
          <w:pPr>
            <w:widowControl w:val="0"/>
            <w:autoSpaceDE w:val="0"/>
            <w:autoSpaceDN w:val="0"/>
          </w:pPr>
        </w:pPrChange>
      </w:pPr>
      <w:ins w:id="98" w:author="Mẫn" w:date="2023-12-11T21:50:00Z">
        <w:r w:rsidRPr="007C5035">
          <w:rPr>
            <w:rFonts w:cs="Times New Roman"/>
            <w:szCs w:val="26"/>
            <w:lang w:val="vi"/>
          </w:rPr>
          <w:t>Trong quá trình xây dựng đề tài, cũng như là trong quá trình làm bài báo cáo, khó tránh khỏi sai sót, rất mong các thầy, các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các bài báo cáo đồ án sắp tới.</w:t>
        </w:r>
      </w:ins>
    </w:p>
    <w:p w14:paraId="21C33F3A" w14:textId="77777777" w:rsidR="007C5035" w:rsidRPr="007C5035" w:rsidRDefault="007C5035">
      <w:pPr>
        <w:rPr>
          <w:ins w:id="99" w:author="Mẫn" w:date="2023-12-11T21:50:00Z"/>
          <w:rFonts w:cs="Times New Roman"/>
          <w:szCs w:val="26"/>
          <w:lang w:val="vi"/>
        </w:rPr>
        <w:pPrChange w:id="100" w:author="Mẫn" w:date="2023-12-11T21:51:00Z">
          <w:pPr>
            <w:widowControl w:val="0"/>
            <w:autoSpaceDE w:val="0"/>
            <w:autoSpaceDN w:val="0"/>
            <w:spacing w:before="1"/>
            <w:ind w:left="982"/>
          </w:pPr>
        </w:pPrChange>
      </w:pPr>
      <w:ins w:id="101" w:author="Mẫn" w:date="2023-12-11T21:50:00Z">
        <w:r w:rsidRPr="007C5035">
          <w:rPr>
            <w:rFonts w:cs="Times New Roman"/>
            <w:szCs w:val="26"/>
            <w:lang w:val="vi"/>
          </w:rPr>
          <w:t>Em xin chân thành cảm ơn!</w:t>
        </w:r>
      </w:ins>
    </w:p>
    <w:p w14:paraId="78FA1EAE" w14:textId="180A044B" w:rsidR="007C5035" w:rsidRDefault="007C5035" w:rsidP="007C5035">
      <w:pPr>
        <w:widowControl w:val="0"/>
        <w:autoSpaceDE w:val="0"/>
        <w:autoSpaceDN w:val="0"/>
        <w:spacing w:before="117" w:after="0" w:line="276" w:lineRule="auto"/>
        <w:ind w:right="-18" w:firstLine="720"/>
        <w:jc w:val="both"/>
        <w:rPr>
          <w:rFonts w:eastAsia="Times New Roman" w:cs="Times New Roman"/>
          <w:i/>
          <w:iCs/>
          <w:kern w:val="0"/>
          <w:sz w:val="30"/>
          <w:szCs w:val="30"/>
          <w14:ligatures w14:val="none"/>
        </w:rPr>
      </w:pP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Pr>
          <w:rFonts w:eastAsia="Times New Roman" w:cs="Times New Roman"/>
          <w:kern w:val="0"/>
          <w:sz w:val="30"/>
          <w:szCs w:val="30"/>
          <w:lang w:val="vi"/>
          <w14:ligatures w14:val="none"/>
        </w:rPr>
        <w:tab/>
      </w:r>
      <w:r w:rsidRPr="007C5035">
        <w:rPr>
          <w:rFonts w:eastAsia="Times New Roman" w:cs="Times New Roman"/>
          <w:i/>
          <w:iCs/>
          <w:kern w:val="0"/>
          <w:sz w:val="30"/>
          <w:szCs w:val="30"/>
          <w14:ligatures w14:val="none"/>
        </w:rPr>
        <w:t>Sinh viên</w:t>
      </w:r>
    </w:p>
    <w:p w14:paraId="53537AC0" w14:textId="0098E442" w:rsidR="007C5035" w:rsidRDefault="007C5035" w:rsidP="007C5035">
      <w:pPr>
        <w:widowControl w:val="0"/>
        <w:autoSpaceDE w:val="0"/>
        <w:autoSpaceDN w:val="0"/>
        <w:spacing w:before="117" w:after="0" w:line="276" w:lineRule="auto"/>
        <w:ind w:right="-18" w:firstLine="720"/>
        <w:jc w:val="both"/>
        <w:rPr>
          <w:rFonts w:eastAsia="Times New Roman" w:cs="Times New Roman"/>
          <w:kern w:val="0"/>
          <w:sz w:val="30"/>
          <w:szCs w:val="30"/>
          <w14:ligatures w14:val="none"/>
        </w:rPr>
      </w:pPr>
      <w:r>
        <w:rPr>
          <w:rFonts w:eastAsia="Times New Roman" w:cs="Times New Roman"/>
          <w:i/>
          <w:iCs/>
          <w:kern w:val="0"/>
          <w:sz w:val="30"/>
          <w:szCs w:val="30"/>
          <w14:ligatures w14:val="none"/>
        </w:rPr>
        <w:tab/>
      </w:r>
      <w:r>
        <w:rPr>
          <w:rFonts w:eastAsia="Times New Roman" w:cs="Times New Roman"/>
          <w:i/>
          <w:iCs/>
          <w:kern w:val="0"/>
          <w:sz w:val="30"/>
          <w:szCs w:val="30"/>
          <w14:ligatures w14:val="none"/>
        </w:rPr>
        <w:tab/>
      </w:r>
      <w:r>
        <w:rPr>
          <w:rFonts w:eastAsia="Times New Roman" w:cs="Times New Roman"/>
          <w:i/>
          <w:iCs/>
          <w:kern w:val="0"/>
          <w:sz w:val="30"/>
          <w:szCs w:val="30"/>
          <w14:ligatures w14:val="none"/>
        </w:rPr>
        <w:tab/>
      </w:r>
      <w:r>
        <w:rPr>
          <w:rFonts w:eastAsia="Times New Roman" w:cs="Times New Roman"/>
          <w:i/>
          <w:iCs/>
          <w:kern w:val="0"/>
          <w:sz w:val="30"/>
          <w:szCs w:val="30"/>
          <w14:ligatures w14:val="none"/>
        </w:rPr>
        <w:tab/>
      </w:r>
      <w:r>
        <w:rPr>
          <w:rFonts w:eastAsia="Times New Roman" w:cs="Times New Roman"/>
          <w:i/>
          <w:iCs/>
          <w:kern w:val="0"/>
          <w:sz w:val="30"/>
          <w:szCs w:val="30"/>
          <w14:ligatures w14:val="none"/>
        </w:rPr>
        <w:tab/>
      </w:r>
      <w:r>
        <w:rPr>
          <w:rFonts w:eastAsia="Times New Roman" w:cs="Times New Roman"/>
          <w:i/>
          <w:iCs/>
          <w:kern w:val="0"/>
          <w:sz w:val="30"/>
          <w:szCs w:val="30"/>
          <w14:ligatures w14:val="none"/>
        </w:rPr>
        <w:tab/>
      </w:r>
      <w:r>
        <w:rPr>
          <w:rFonts w:eastAsia="Times New Roman" w:cs="Times New Roman"/>
          <w:kern w:val="0"/>
          <w:sz w:val="30"/>
          <w:szCs w:val="30"/>
          <w14:ligatures w14:val="none"/>
        </w:rPr>
        <w:tab/>
        <w:t xml:space="preserve">      Châu Văn Mẫn</w:t>
      </w:r>
    </w:p>
    <w:p w14:paraId="0479707A" w14:textId="77777777" w:rsidR="007C5035" w:rsidRDefault="007C5035">
      <w:pPr>
        <w:rPr>
          <w:rFonts w:eastAsia="Times New Roman" w:cs="Times New Roman"/>
          <w:kern w:val="0"/>
          <w:sz w:val="30"/>
          <w:szCs w:val="30"/>
          <w14:ligatures w14:val="none"/>
        </w:rPr>
      </w:pPr>
      <w:r>
        <w:rPr>
          <w:rFonts w:eastAsia="Times New Roman" w:cs="Times New Roman"/>
          <w:kern w:val="0"/>
          <w:sz w:val="30"/>
          <w:szCs w:val="30"/>
          <w14:ligatures w14:val="none"/>
        </w:rPr>
        <w:br w:type="page"/>
      </w:r>
    </w:p>
    <w:p w14:paraId="5425E3D9" w14:textId="1CC9A638" w:rsidR="00FA3A9E" w:rsidRDefault="007C5035" w:rsidP="00FA3A9E">
      <w:pPr>
        <w:widowControl w:val="0"/>
        <w:autoSpaceDE w:val="0"/>
        <w:autoSpaceDN w:val="0"/>
        <w:spacing w:before="117" w:after="0" w:line="276" w:lineRule="auto"/>
        <w:ind w:right="-18" w:firstLine="720"/>
        <w:jc w:val="center"/>
        <w:rPr>
          <w:rFonts w:eastAsia="Times New Roman" w:cs="Times New Roman"/>
          <w:b/>
          <w:bCs/>
          <w:sz w:val="30"/>
          <w:szCs w:val="30"/>
        </w:rPr>
      </w:pPr>
      <w:r w:rsidRPr="007C5035">
        <w:rPr>
          <w:rFonts w:eastAsia="Times New Roman" w:cs="Times New Roman"/>
          <w:b/>
          <w:bCs/>
          <w:kern w:val="0"/>
          <w:sz w:val="30"/>
          <w:szCs w:val="30"/>
          <w14:ligatures w14:val="none"/>
        </w:rPr>
        <w:lastRenderedPageBreak/>
        <w:t>MỤC LỤC</w:t>
      </w:r>
    </w:p>
    <w:sdt>
      <w:sdtPr>
        <w:id w:val="2115858471"/>
        <w:docPartObj>
          <w:docPartGallery w:val="Table of Contents"/>
          <w:docPartUnique/>
        </w:docPartObj>
      </w:sdtPr>
      <w:sdtEndPr>
        <w:rPr>
          <w:b/>
          <w:bCs/>
          <w:noProof/>
        </w:rPr>
      </w:sdtEndPr>
      <w:sdtContent>
        <w:p w14:paraId="0AEDE9B6" w14:textId="4DABD562" w:rsidR="00FA3A9E" w:rsidRDefault="00FA3A9E" w:rsidP="00FA3A9E">
          <w:r>
            <w:t>Contents</w:t>
          </w:r>
        </w:p>
        <w:p w14:paraId="7E6D1D15" w14:textId="71672EF1" w:rsidR="00F35EDA" w:rsidRDefault="00FA3A9E">
          <w:pPr>
            <w:pStyle w:val="TOC1"/>
            <w:tabs>
              <w:tab w:val="left" w:pos="1760"/>
              <w:tab w:val="right" w:leader="dot" w:pos="9350"/>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53394227" w:history="1">
            <w:r w:rsidR="00F35EDA" w:rsidRPr="006566C5">
              <w:rPr>
                <w:rStyle w:val="Hyperlink"/>
                <w:noProof/>
              </w:rPr>
              <w:t>CHƯƠNG 1:</w:t>
            </w:r>
            <w:r w:rsidR="00F35EDA">
              <w:rPr>
                <w:rFonts w:asciiTheme="minorHAnsi" w:eastAsiaTheme="minorEastAsia" w:hAnsiTheme="minorHAnsi"/>
                <w:noProof/>
                <w:kern w:val="0"/>
                <w:sz w:val="22"/>
                <w14:ligatures w14:val="none"/>
              </w:rPr>
              <w:tab/>
            </w:r>
            <w:r w:rsidR="00F35EDA" w:rsidRPr="006566C5">
              <w:rPr>
                <w:rStyle w:val="Hyperlink"/>
                <w:noProof/>
              </w:rPr>
              <w:t>TỔNG QUAN VỀ DỰ ÁN XÂY DỰNG WEBSITE BÁN VÉ SÁCH TRỰC TUYẾN</w:t>
            </w:r>
            <w:r w:rsidR="00F35EDA">
              <w:rPr>
                <w:noProof/>
                <w:webHidden/>
              </w:rPr>
              <w:tab/>
            </w:r>
            <w:r w:rsidR="00F35EDA">
              <w:rPr>
                <w:noProof/>
                <w:webHidden/>
              </w:rPr>
              <w:fldChar w:fldCharType="begin"/>
            </w:r>
            <w:r w:rsidR="00F35EDA">
              <w:rPr>
                <w:noProof/>
                <w:webHidden/>
              </w:rPr>
              <w:instrText xml:space="preserve"> PAGEREF _Toc153394227 \h </w:instrText>
            </w:r>
            <w:r w:rsidR="00F35EDA">
              <w:rPr>
                <w:noProof/>
                <w:webHidden/>
              </w:rPr>
            </w:r>
            <w:r w:rsidR="00F35EDA">
              <w:rPr>
                <w:noProof/>
                <w:webHidden/>
              </w:rPr>
              <w:fldChar w:fldCharType="separate"/>
            </w:r>
            <w:r w:rsidR="00F35EDA">
              <w:rPr>
                <w:noProof/>
                <w:webHidden/>
              </w:rPr>
              <w:t>10</w:t>
            </w:r>
            <w:r w:rsidR="00F35EDA">
              <w:rPr>
                <w:noProof/>
                <w:webHidden/>
              </w:rPr>
              <w:fldChar w:fldCharType="end"/>
            </w:r>
          </w:hyperlink>
        </w:p>
        <w:p w14:paraId="3B01BB1F" w14:textId="7C273291"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28" w:history="1">
            <w:r w:rsidRPr="006566C5">
              <w:rPr>
                <w:rStyle w:val="Hyperlink"/>
                <w:noProof/>
              </w:rPr>
              <w:t>1.1.</w:t>
            </w:r>
            <w:r>
              <w:rPr>
                <w:rFonts w:asciiTheme="minorHAnsi" w:eastAsiaTheme="minorEastAsia" w:hAnsiTheme="minorHAnsi"/>
                <w:noProof/>
                <w:kern w:val="0"/>
                <w:sz w:val="22"/>
                <w14:ligatures w14:val="none"/>
              </w:rPr>
              <w:tab/>
            </w:r>
            <w:r w:rsidRPr="006566C5">
              <w:rPr>
                <w:rStyle w:val="Hyperlink"/>
                <w:noProof/>
              </w:rPr>
              <w:t>Giới thiệu về dự án</w:t>
            </w:r>
            <w:r>
              <w:rPr>
                <w:noProof/>
                <w:webHidden/>
              </w:rPr>
              <w:tab/>
            </w:r>
            <w:r>
              <w:rPr>
                <w:noProof/>
                <w:webHidden/>
              </w:rPr>
              <w:fldChar w:fldCharType="begin"/>
            </w:r>
            <w:r>
              <w:rPr>
                <w:noProof/>
                <w:webHidden/>
              </w:rPr>
              <w:instrText xml:space="preserve"> PAGEREF _Toc153394228 \h </w:instrText>
            </w:r>
            <w:r>
              <w:rPr>
                <w:noProof/>
                <w:webHidden/>
              </w:rPr>
            </w:r>
            <w:r>
              <w:rPr>
                <w:noProof/>
                <w:webHidden/>
              </w:rPr>
              <w:fldChar w:fldCharType="separate"/>
            </w:r>
            <w:r>
              <w:rPr>
                <w:noProof/>
                <w:webHidden/>
              </w:rPr>
              <w:t>10</w:t>
            </w:r>
            <w:r>
              <w:rPr>
                <w:noProof/>
                <w:webHidden/>
              </w:rPr>
              <w:fldChar w:fldCharType="end"/>
            </w:r>
          </w:hyperlink>
        </w:p>
        <w:p w14:paraId="4C745DEA" w14:textId="6AD2297E"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29" w:history="1">
            <w:r w:rsidRPr="006566C5">
              <w:rPr>
                <w:rStyle w:val="Hyperlink"/>
                <w:noProof/>
              </w:rPr>
              <w:t>1.2.</w:t>
            </w:r>
            <w:r>
              <w:rPr>
                <w:rFonts w:asciiTheme="minorHAnsi" w:eastAsiaTheme="minorEastAsia" w:hAnsiTheme="minorHAnsi"/>
                <w:noProof/>
                <w:kern w:val="0"/>
                <w:sz w:val="22"/>
                <w14:ligatures w14:val="none"/>
              </w:rPr>
              <w:tab/>
            </w:r>
            <w:r w:rsidRPr="006566C5">
              <w:rPr>
                <w:rStyle w:val="Hyperlink"/>
                <w:noProof/>
              </w:rPr>
              <w:t>Lý do chọn đề tài</w:t>
            </w:r>
            <w:r>
              <w:rPr>
                <w:noProof/>
                <w:webHidden/>
              </w:rPr>
              <w:tab/>
            </w:r>
            <w:r>
              <w:rPr>
                <w:noProof/>
                <w:webHidden/>
              </w:rPr>
              <w:fldChar w:fldCharType="begin"/>
            </w:r>
            <w:r>
              <w:rPr>
                <w:noProof/>
                <w:webHidden/>
              </w:rPr>
              <w:instrText xml:space="preserve"> PAGEREF _Toc153394229 \h </w:instrText>
            </w:r>
            <w:r>
              <w:rPr>
                <w:noProof/>
                <w:webHidden/>
              </w:rPr>
            </w:r>
            <w:r>
              <w:rPr>
                <w:noProof/>
                <w:webHidden/>
              </w:rPr>
              <w:fldChar w:fldCharType="separate"/>
            </w:r>
            <w:r>
              <w:rPr>
                <w:noProof/>
                <w:webHidden/>
              </w:rPr>
              <w:t>10</w:t>
            </w:r>
            <w:r>
              <w:rPr>
                <w:noProof/>
                <w:webHidden/>
              </w:rPr>
              <w:fldChar w:fldCharType="end"/>
            </w:r>
          </w:hyperlink>
        </w:p>
        <w:p w14:paraId="2743C90E" w14:textId="15A5BB76"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30" w:history="1">
            <w:r w:rsidRPr="006566C5">
              <w:rPr>
                <w:rStyle w:val="Hyperlink"/>
                <w:noProof/>
              </w:rPr>
              <w:t>1.3.</w:t>
            </w:r>
            <w:r>
              <w:rPr>
                <w:rFonts w:asciiTheme="minorHAnsi" w:eastAsiaTheme="minorEastAsia" w:hAnsiTheme="minorHAnsi"/>
                <w:noProof/>
                <w:kern w:val="0"/>
                <w:sz w:val="22"/>
                <w14:ligatures w14:val="none"/>
              </w:rPr>
              <w:tab/>
            </w:r>
            <w:r w:rsidRPr="006566C5">
              <w:rPr>
                <w:rStyle w:val="Hyperlink"/>
                <w:noProof/>
              </w:rPr>
              <w:t>Sự khác biệt</w:t>
            </w:r>
            <w:r>
              <w:rPr>
                <w:noProof/>
                <w:webHidden/>
              </w:rPr>
              <w:tab/>
            </w:r>
            <w:r>
              <w:rPr>
                <w:noProof/>
                <w:webHidden/>
              </w:rPr>
              <w:fldChar w:fldCharType="begin"/>
            </w:r>
            <w:r>
              <w:rPr>
                <w:noProof/>
                <w:webHidden/>
              </w:rPr>
              <w:instrText xml:space="preserve"> PAGEREF _Toc153394230 \h </w:instrText>
            </w:r>
            <w:r>
              <w:rPr>
                <w:noProof/>
                <w:webHidden/>
              </w:rPr>
            </w:r>
            <w:r>
              <w:rPr>
                <w:noProof/>
                <w:webHidden/>
              </w:rPr>
              <w:fldChar w:fldCharType="separate"/>
            </w:r>
            <w:r>
              <w:rPr>
                <w:noProof/>
                <w:webHidden/>
              </w:rPr>
              <w:t>10</w:t>
            </w:r>
            <w:r>
              <w:rPr>
                <w:noProof/>
                <w:webHidden/>
              </w:rPr>
              <w:fldChar w:fldCharType="end"/>
            </w:r>
          </w:hyperlink>
        </w:p>
        <w:p w14:paraId="6E84D8E7" w14:textId="3E39321F"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31" w:history="1">
            <w:r w:rsidRPr="006566C5">
              <w:rPr>
                <w:rStyle w:val="Hyperlink"/>
                <w:noProof/>
              </w:rPr>
              <w:t>1.4.</w:t>
            </w:r>
            <w:r>
              <w:rPr>
                <w:rFonts w:asciiTheme="minorHAnsi" w:eastAsiaTheme="minorEastAsia" w:hAnsiTheme="minorHAnsi"/>
                <w:noProof/>
                <w:kern w:val="0"/>
                <w:sz w:val="22"/>
                <w14:ligatures w14:val="none"/>
              </w:rPr>
              <w:tab/>
            </w:r>
            <w:r w:rsidRPr="006566C5">
              <w:rPr>
                <w:rStyle w:val="Hyperlink"/>
                <w:noProof/>
              </w:rPr>
              <w:t>Tổng quan</w:t>
            </w:r>
            <w:r>
              <w:rPr>
                <w:noProof/>
                <w:webHidden/>
              </w:rPr>
              <w:tab/>
            </w:r>
            <w:r>
              <w:rPr>
                <w:noProof/>
                <w:webHidden/>
              </w:rPr>
              <w:fldChar w:fldCharType="begin"/>
            </w:r>
            <w:r>
              <w:rPr>
                <w:noProof/>
                <w:webHidden/>
              </w:rPr>
              <w:instrText xml:space="preserve"> PAGEREF _Toc153394231 \h </w:instrText>
            </w:r>
            <w:r>
              <w:rPr>
                <w:noProof/>
                <w:webHidden/>
              </w:rPr>
            </w:r>
            <w:r>
              <w:rPr>
                <w:noProof/>
                <w:webHidden/>
              </w:rPr>
              <w:fldChar w:fldCharType="separate"/>
            </w:r>
            <w:r>
              <w:rPr>
                <w:noProof/>
                <w:webHidden/>
              </w:rPr>
              <w:t>10</w:t>
            </w:r>
            <w:r>
              <w:rPr>
                <w:noProof/>
                <w:webHidden/>
              </w:rPr>
              <w:fldChar w:fldCharType="end"/>
            </w:r>
          </w:hyperlink>
        </w:p>
        <w:p w14:paraId="7982064F" w14:textId="0BE63B05" w:rsidR="00F35EDA" w:rsidRDefault="00F35EDA">
          <w:pPr>
            <w:pStyle w:val="TOC1"/>
            <w:tabs>
              <w:tab w:val="left" w:pos="1760"/>
              <w:tab w:val="right" w:leader="dot" w:pos="9350"/>
            </w:tabs>
            <w:rPr>
              <w:rFonts w:asciiTheme="minorHAnsi" w:eastAsiaTheme="minorEastAsia" w:hAnsiTheme="minorHAnsi"/>
              <w:noProof/>
              <w:kern w:val="0"/>
              <w:sz w:val="22"/>
              <w14:ligatures w14:val="none"/>
            </w:rPr>
          </w:pPr>
          <w:hyperlink w:anchor="_Toc153394232" w:history="1">
            <w:r w:rsidRPr="006566C5">
              <w:rPr>
                <w:rStyle w:val="Hyperlink"/>
                <w:noProof/>
                <w:highlight w:val="lightGray"/>
              </w:rPr>
              <w:t>CHƯƠNG 2:</w:t>
            </w:r>
            <w:r>
              <w:rPr>
                <w:rFonts w:asciiTheme="minorHAnsi" w:eastAsiaTheme="minorEastAsia" w:hAnsiTheme="minorHAnsi"/>
                <w:noProof/>
                <w:kern w:val="0"/>
                <w:sz w:val="22"/>
                <w14:ligatures w14:val="none"/>
              </w:rPr>
              <w:tab/>
            </w:r>
            <w:r w:rsidRPr="006566C5">
              <w:rPr>
                <w:rStyle w:val="Hyperlink"/>
                <w:noProof/>
                <w:highlight w:val="lightGray"/>
              </w:rPr>
              <w:t>KIẾN THỨC TỔNG QUAN</w:t>
            </w:r>
            <w:r>
              <w:rPr>
                <w:noProof/>
                <w:webHidden/>
              </w:rPr>
              <w:tab/>
            </w:r>
            <w:r>
              <w:rPr>
                <w:noProof/>
                <w:webHidden/>
              </w:rPr>
              <w:fldChar w:fldCharType="begin"/>
            </w:r>
            <w:r>
              <w:rPr>
                <w:noProof/>
                <w:webHidden/>
              </w:rPr>
              <w:instrText xml:space="preserve"> PAGEREF _Toc153394232 \h </w:instrText>
            </w:r>
            <w:r>
              <w:rPr>
                <w:noProof/>
                <w:webHidden/>
              </w:rPr>
            </w:r>
            <w:r>
              <w:rPr>
                <w:noProof/>
                <w:webHidden/>
              </w:rPr>
              <w:fldChar w:fldCharType="separate"/>
            </w:r>
            <w:r>
              <w:rPr>
                <w:noProof/>
                <w:webHidden/>
              </w:rPr>
              <w:t>12</w:t>
            </w:r>
            <w:r>
              <w:rPr>
                <w:noProof/>
                <w:webHidden/>
              </w:rPr>
              <w:fldChar w:fldCharType="end"/>
            </w:r>
          </w:hyperlink>
        </w:p>
        <w:p w14:paraId="0C38F03A" w14:textId="04A99D65"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33" w:history="1">
            <w:r w:rsidRPr="006566C5">
              <w:rPr>
                <w:rStyle w:val="Hyperlink"/>
                <w:noProof/>
                <w:highlight w:val="lightGray"/>
              </w:rPr>
              <w:t>2.1.</w:t>
            </w:r>
            <w:r>
              <w:rPr>
                <w:rFonts w:asciiTheme="minorHAnsi" w:eastAsiaTheme="minorEastAsia" w:hAnsiTheme="minorHAnsi"/>
                <w:noProof/>
                <w:kern w:val="0"/>
                <w:sz w:val="22"/>
                <w14:ligatures w14:val="none"/>
              </w:rPr>
              <w:tab/>
            </w:r>
            <w:r w:rsidRPr="006566C5">
              <w:rPr>
                <w:rStyle w:val="Hyperlink"/>
                <w:noProof/>
                <w:highlight w:val="lightGray"/>
              </w:rPr>
              <w:t>Front-end</w:t>
            </w:r>
            <w:r>
              <w:rPr>
                <w:noProof/>
                <w:webHidden/>
              </w:rPr>
              <w:tab/>
            </w:r>
            <w:r>
              <w:rPr>
                <w:noProof/>
                <w:webHidden/>
              </w:rPr>
              <w:fldChar w:fldCharType="begin"/>
            </w:r>
            <w:r>
              <w:rPr>
                <w:noProof/>
                <w:webHidden/>
              </w:rPr>
              <w:instrText xml:space="preserve"> PAGEREF _Toc153394233 \h </w:instrText>
            </w:r>
            <w:r>
              <w:rPr>
                <w:noProof/>
                <w:webHidden/>
              </w:rPr>
            </w:r>
            <w:r>
              <w:rPr>
                <w:noProof/>
                <w:webHidden/>
              </w:rPr>
              <w:fldChar w:fldCharType="separate"/>
            </w:r>
            <w:r>
              <w:rPr>
                <w:noProof/>
                <w:webHidden/>
              </w:rPr>
              <w:t>12</w:t>
            </w:r>
            <w:r>
              <w:rPr>
                <w:noProof/>
                <w:webHidden/>
              </w:rPr>
              <w:fldChar w:fldCharType="end"/>
            </w:r>
          </w:hyperlink>
        </w:p>
        <w:p w14:paraId="7F64875B" w14:textId="7B6BB6C8"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34" w:history="1">
            <w:r w:rsidRPr="006566C5">
              <w:rPr>
                <w:rStyle w:val="Hyperlink"/>
                <w:noProof/>
              </w:rPr>
              <w:t>2.2.</w:t>
            </w:r>
            <w:r>
              <w:rPr>
                <w:rFonts w:asciiTheme="minorHAnsi" w:eastAsiaTheme="minorEastAsia" w:hAnsiTheme="minorHAnsi"/>
                <w:noProof/>
                <w:kern w:val="0"/>
                <w:sz w:val="22"/>
                <w14:ligatures w14:val="none"/>
              </w:rPr>
              <w:tab/>
            </w:r>
            <w:r w:rsidRPr="006566C5">
              <w:rPr>
                <w:rStyle w:val="Hyperlink"/>
                <w:noProof/>
              </w:rPr>
              <w:t>Back-end</w:t>
            </w:r>
            <w:r>
              <w:rPr>
                <w:noProof/>
                <w:webHidden/>
              </w:rPr>
              <w:tab/>
            </w:r>
            <w:r>
              <w:rPr>
                <w:noProof/>
                <w:webHidden/>
              </w:rPr>
              <w:fldChar w:fldCharType="begin"/>
            </w:r>
            <w:r>
              <w:rPr>
                <w:noProof/>
                <w:webHidden/>
              </w:rPr>
              <w:instrText xml:space="preserve"> PAGEREF _Toc153394234 \h </w:instrText>
            </w:r>
            <w:r>
              <w:rPr>
                <w:noProof/>
                <w:webHidden/>
              </w:rPr>
            </w:r>
            <w:r>
              <w:rPr>
                <w:noProof/>
                <w:webHidden/>
              </w:rPr>
              <w:fldChar w:fldCharType="separate"/>
            </w:r>
            <w:r>
              <w:rPr>
                <w:noProof/>
                <w:webHidden/>
              </w:rPr>
              <w:t>13</w:t>
            </w:r>
            <w:r>
              <w:rPr>
                <w:noProof/>
                <w:webHidden/>
              </w:rPr>
              <w:fldChar w:fldCharType="end"/>
            </w:r>
          </w:hyperlink>
        </w:p>
        <w:p w14:paraId="4EA9A74B" w14:textId="295CC896" w:rsidR="00F35EDA" w:rsidRDefault="00F35EDA">
          <w:pPr>
            <w:pStyle w:val="TOC1"/>
            <w:tabs>
              <w:tab w:val="left" w:pos="1760"/>
              <w:tab w:val="right" w:leader="dot" w:pos="9350"/>
            </w:tabs>
            <w:rPr>
              <w:rFonts w:asciiTheme="minorHAnsi" w:eastAsiaTheme="minorEastAsia" w:hAnsiTheme="minorHAnsi"/>
              <w:noProof/>
              <w:kern w:val="0"/>
              <w:sz w:val="22"/>
              <w14:ligatures w14:val="none"/>
            </w:rPr>
          </w:pPr>
          <w:hyperlink w:anchor="_Toc153394235" w:history="1">
            <w:r w:rsidRPr="006566C5">
              <w:rPr>
                <w:rStyle w:val="Hyperlink"/>
                <w:noProof/>
              </w:rPr>
              <w:t>CHƯƠNG 3:</w:t>
            </w:r>
            <w:r>
              <w:rPr>
                <w:rFonts w:asciiTheme="minorHAnsi" w:eastAsiaTheme="minorEastAsia" w:hAnsiTheme="minorHAnsi"/>
                <w:noProof/>
                <w:kern w:val="0"/>
                <w:sz w:val="22"/>
                <w14:ligatures w14:val="none"/>
              </w:rPr>
              <w:tab/>
            </w:r>
            <w:r w:rsidRPr="006566C5">
              <w:rPr>
                <w:rStyle w:val="Hyperlink"/>
                <w:noProof/>
              </w:rPr>
              <w:t>PHÂN TÍCH VÀ THIẾT KẾ HỆ THỐNG</w:t>
            </w:r>
            <w:r>
              <w:rPr>
                <w:noProof/>
                <w:webHidden/>
              </w:rPr>
              <w:tab/>
            </w:r>
            <w:r>
              <w:rPr>
                <w:noProof/>
                <w:webHidden/>
              </w:rPr>
              <w:fldChar w:fldCharType="begin"/>
            </w:r>
            <w:r>
              <w:rPr>
                <w:noProof/>
                <w:webHidden/>
              </w:rPr>
              <w:instrText xml:space="preserve"> PAGEREF _Toc153394235 \h </w:instrText>
            </w:r>
            <w:r>
              <w:rPr>
                <w:noProof/>
                <w:webHidden/>
              </w:rPr>
            </w:r>
            <w:r>
              <w:rPr>
                <w:noProof/>
                <w:webHidden/>
              </w:rPr>
              <w:fldChar w:fldCharType="separate"/>
            </w:r>
            <w:r>
              <w:rPr>
                <w:noProof/>
                <w:webHidden/>
              </w:rPr>
              <w:t>14</w:t>
            </w:r>
            <w:r>
              <w:rPr>
                <w:noProof/>
                <w:webHidden/>
              </w:rPr>
              <w:fldChar w:fldCharType="end"/>
            </w:r>
          </w:hyperlink>
        </w:p>
        <w:p w14:paraId="5D83BE30" w14:textId="2A883149"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36" w:history="1">
            <w:r w:rsidRPr="006566C5">
              <w:rPr>
                <w:rStyle w:val="Hyperlink"/>
                <w:noProof/>
              </w:rPr>
              <w:t>3.1.</w:t>
            </w:r>
            <w:r>
              <w:rPr>
                <w:rFonts w:asciiTheme="minorHAnsi" w:eastAsiaTheme="minorEastAsia" w:hAnsiTheme="minorHAnsi"/>
                <w:noProof/>
                <w:kern w:val="0"/>
                <w:sz w:val="22"/>
                <w14:ligatures w14:val="none"/>
              </w:rPr>
              <w:tab/>
            </w:r>
            <w:r w:rsidRPr="006566C5">
              <w:rPr>
                <w:rStyle w:val="Hyperlink"/>
                <w:noProof/>
              </w:rPr>
              <w:t>Phỏng vấn</w:t>
            </w:r>
            <w:r>
              <w:rPr>
                <w:noProof/>
                <w:webHidden/>
              </w:rPr>
              <w:tab/>
            </w:r>
            <w:r>
              <w:rPr>
                <w:noProof/>
                <w:webHidden/>
              </w:rPr>
              <w:fldChar w:fldCharType="begin"/>
            </w:r>
            <w:r>
              <w:rPr>
                <w:noProof/>
                <w:webHidden/>
              </w:rPr>
              <w:instrText xml:space="preserve"> PAGEREF _Toc153394236 \h </w:instrText>
            </w:r>
            <w:r>
              <w:rPr>
                <w:noProof/>
                <w:webHidden/>
              </w:rPr>
            </w:r>
            <w:r>
              <w:rPr>
                <w:noProof/>
                <w:webHidden/>
              </w:rPr>
              <w:fldChar w:fldCharType="separate"/>
            </w:r>
            <w:r>
              <w:rPr>
                <w:noProof/>
                <w:webHidden/>
              </w:rPr>
              <w:t>14</w:t>
            </w:r>
            <w:r>
              <w:rPr>
                <w:noProof/>
                <w:webHidden/>
              </w:rPr>
              <w:fldChar w:fldCharType="end"/>
            </w:r>
          </w:hyperlink>
        </w:p>
        <w:p w14:paraId="22241E64" w14:textId="69F70A67"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37" w:history="1">
            <w:r w:rsidRPr="006566C5">
              <w:rPr>
                <w:rStyle w:val="Hyperlink"/>
                <w:noProof/>
              </w:rPr>
              <w:t>3.1.1.</w:t>
            </w:r>
            <w:r>
              <w:rPr>
                <w:rFonts w:asciiTheme="minorHAnsi" w:eastAsiaTheme="minorEastAsia" w:hAnsiTheme="minorHAnsi"/>
                <w:noProof/>
                <w:kern w:val="0"/>
                <w:sz w:val="22"/>
                <w14:ligatures w14:val="none"/>
              </w:rPr>
              <w:tab/>
            </w:r>
            <w:r w:rsidRPr="006566C5">
              <w:rPr>
                <w:rStyle w:val="Hyperlink"/>
                <w:noProof/>
              </w:rPr>
              <w:t>Phỏng vấn cho khách hàng</w:t>
            </w:r>
            <w:r>
              <w:rPr>
                <w:noProof/>
                <w:webHidden/>
              </w:rPr>
              <w:tab/>
            </w:r>
            <w:r>
              <w:rPr>
                <w:noProof/>
                <w:webHidden/>
              </w:rPr>
              <w:fldChar w:fldCharType="begin"/>
            </w:r>
            <w:r>
              <w:rPr>
                <w:noProof/>
                <w:webHidden/>
              </w:rPr>
              <w:instrText xml:space="preserve"> PAGEREF _Toc153394237 \h </w:instrText>
            </w:r>
            <w:r>
              <w:rPr>
                <w:noProof/>
                <w:webHidden/>
              </w:rPr>
            </w:r>
            <w:r>
              <w:rPr>
                <w:noProof/>
                <w:webHidden/>
              </w:rPr>
              <w:fldChar w:fldCharType="separate"/>
            </w:r>
            <w:r>
              <w:rPr>
                <w:noProof/>
                <w:webHidden/>
              </w:rPr>
              <w:t>14</w:t>
            </w:r>
            <w:r>
              <w:rPr>
                <w:noProof/>
                <w:webHidden/>
              </w:rPr>
              <w:fldChar w:fldCharType="end"/>
            </w:r>
          </w:hyperlink>
        </w:p>
        <w:p w14:paraId="5EAEABD5" w14:textId="6C28D61A"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38" w:history="1">
            <w:r w:rsidRPr="006566C5">
              <w:rPr>
                <w:rStyle w:val="Hyperlink"/>
                <w:noProof/>
              </w:rPr>
              <w:t>3.1.2.</w:t>
            </w:r>
            <w:r>
              <w:rPr>
                <w:rFonts w:asciiTheme="minorHAnsi" w:eastAsiaTheme="minorEastAsia" w:hAnsiTheme="minorHAnsi"/>
                <w:noProof/>
                <w:kern w:val="0"/>
                <w:sz w:val="22"/>
                <w14:ligatures w14:val="none"/>
              </w:rPr>
              <w:tab/>
            </w:r>
            <w:r w:rsidRPr="006566C5">
              <w:rPr>
                <w:rStyle w:val="Hyperlink"/>
                <w:noProof/>
              </w:rPr>
              <w:t>Phỏng vấn cho quản trị viên</w:t>
            </w:r>
            <w:r>
              <w:rPr>
                <w:noProof/>
                <w:webHidden/>
              </w:rPr>
              <w:tab/>
            </w:r>
            <w:r>
              <w:rPr>
                <w:noProof/>
                <w:webHidden/>
              </w:rPr>
              <w:fldChar w:fldCharType="begin"/>
            </w:r>
            <w:r>
              <w:rPr>
                <w:noProof/>
                <w:webHidden/>
              </w:rPr>
              <w:instrText xml:space="preserve"> PAGEREF _Toc153394238 \h </w:instrText>
            </w:r>
            <w:r>
              <w:rPr>
                <w:noProof/>
                <w:webHidden/>
              </w:rPr>
            </w:r>
            <w:r>
              <w:rPr>
                <w:noProof/>
                <w:webHidden/>
              </w:rPr>
              <w:fldChar w:fldCharType="separate"/>
            </w:r>
            <w:r>
              <w:rPr>
                <w:noProof/>
                <w:webHidden/>
              </w:rPr>
              <w:t>15</w:t>
            </w:r>
            <w:r>
              <w:rPr>
                <w:noProof/>
                <w:webHidden/>
              </w:rPr>
              <w:fldChar w:fldCharType="end"/>
            </w:r>
          </w:hyperlink>
        </w:p>
        <w:p w14:paraId="6E02EB7C" w14:textId="06D1AD02"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39" w:history="1">
            <w:r w:rsidRPr="006566C5">
              <w:rPr>
                <w:rStyle w:val="Hyperlink"/>
                <w:noProof/>
              </w:rPr>
              <w:t>3.1.3.</w:t>
            </w:r>
            <w:r>
              <w:rPr>
                <w:rFonts w:asciiTheme="minorHAnsi" w:eastAsiaTheme="minorEastAsia" w:hAnsiTheme="minorHAnsi"/>
                <w:noProof/>
                <w:kern w:val="0"/>
                <w:sz w:val="22"/>
                <w14:ligatures w14:val="none"/>
              </w:rPr>
              <w:tab/>
            </w:r>
            <w:r w:rsidRPr="006566C5">
              <w:rPr>
                <w:rStyle w:val="Hyperlink"/>
                <w:noProof/>
              </w:rPr>
              <w:t>Phỏng vấn cho nhà xuất bản</w:t>
            </w:r>
            <w:r>
              <w:rPr>
                <w:noProof/>
                <w:webHidden/>
              </w:rPr>
              <w:tab/>
            </w:r>
            <w:r>
              <w:rPr>
                <w:noProof/>
                <w:webHidden/>
              </w:rPr>
              <w:fldChar w:fldCharType="begin"/>
            </w:r>
            <w:r>
              <w:rPr>
                <w:noProof/>
                <w:webHidden/>
              </w:rPr>
              <w:instrText xml:space="preserve"> PAGEREF _Toc153394239 \h </w:instrText>
            </w:r>
            <w:r>
              <w:rPr>
                <w:noProof/>
                <w:webHidden/>
              </w:rPr>
            </w:r>
            <w:r>
              <w:rPr>
                <w:noProof/>
                <w:webHidden/>
              </w:rPr>
              <w:fldChar w:fldCharType="separate"/>
            </w:r>
            <w:r>
              <w:rPr>
                <w:noProof/>
                <w:webHidden/>
              </w:rPr>
              <w:t>16</w:t>
            </w:r>
            <w:r>
              <w:rPr>
                <w:noProof/>
                <w:webHidden/>
              </w:rPr>
              <w:fldChar w:fldCharType="end"/>
            </w:r>
          </w:hyperlink>
        </w:p>
        <w:p w14:paraId="0110DD7A" w14:textId="4F2B8E71"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40" w:history="1">
            <w:r w:rsidRPr="006566C5">
              <w:rPr>
                <w:rStyle w:val="Hyperlink"/>
                <w:noProof/>
              </w:rPr>
              <w:t>3.2.</w:t>
            </w:r>
            <w:r>
              <w:rPr>
                <w:rFonts w:asciiTheme="minorHAnsi" w:eastAsiaTheme="minorEastAsia" w:hAnsiTheme="minorHAnsi"/>
                <w:noProof/>
                <w:kern w:val="0"/>
                <w:sz w:val="22"/>
                <w14:ligatures w14:val="none"/>
              </w:rPr>
              <w:tab/>
            </w:r>
            <w:r w:rsidRPr="006566C5">
              <w:rPr>
                <w:rStyle w:val="Hyperlink"/>
                <w:noProof/>
              </w:rPr>
              <w:t>Đặc tả hệ thống</w:t>
            </w:r>
            <w:r>
              <w:rPr>
                <w:noProof/>
                <w:webHidden/>
              </w:rPr>
              <w:tab/>
            </w:r>
            <w:r>
              <w:rPr>
                <w:noProof/>
                <w:webHidden/>
              </w:rPr>
              <w:fldChar w:fldCharType="begin"/>
            </w:r>
            <w:r>
              <w:rPr>
                <w:noProof/>
                <w:webHidden/>
              </w:rPr>
              <w:instrText xml:space="preserve"> PAGEREF _Toc153394240 \h </w:instrText>
            </w:r>
            <w:r>
              <w:rPr>
                <w:noProof/>
                <w:webHidden/>
              </w:rPr>
            </w:r>
            <w:r>
              <w:rPr>
                <w:noProof/>
                <w:webHidden/>
              </w:rPr>
              <w:fldChar w:fldCharType="separate"/>
            </w:r>
            <w:r>
              <w:rPr>
                <w:noProof/>
                <w:webHidden/>
              </w:rPr>
              <w:t>16</w:t>
            </w:r>
            <w:r>
              <w:rPr>
                <w:noProof/>
                <w:webHidden/>
              </w:rPr>
              <w:fldChar w:fldCharType="end"/>
            </w:r>
          </w:hyperlink>
        </w:p>
        <w:p w14:paraId="7F0D344F" w14:textId="6EA2DF85"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41" w:history="1">
            <w:r w:rsidRPr="006566C5">
              <w:rPr>
                <w:rStyle w:val="Hyperlink"/>
                <w:noProof/>
              </w:rPr>
              <w:t>3.2.1.</w:t>
            </w:r>
            <w:r>
              <w:rPr>
                <w:rFonts w:asciiTheme="minorHAnsi" w:eastAsiaTheme="minorEastAsia" w:hAnsiTheme="minorHAnsi"/>
                <w:noProof/>
                <w:kern w:val="0"/>
                <w:sz w:val="22"/>
                <w14:ligatures w14:val="none"/>
              </w:rPr>
              <w:tab/>
            </w:r>
            <w:r w:rsidRPr="006566C5">
              <w:rPr>
                <w:rStyle w:val="Hyperlink"/>
                <w:noProof/>
              </w:rPr>
              <w:t>Yêu cầu hệ thống</w:t>
            </w:r>
            <w:r>
              <w:rPr>
                <w:noProof/>
                <w:webHidden/>
              </w:rPr>
              <w:tab/>
            </w:r>
            <w:r>
              <w:rPr>
                <w:noProof/>
                <w:webHidden/>
              </w:rPr>
              <w:fldChar w:fldCharType="begin"/>
            </w:r>
            <w:r>
              <w:rPr>
                <w:noProof/>
                <w:webHidden/>
              </w:rPr>
              <w:instrText xml:space="preserve"> PAGEREF _Toc153394241 \h </w:instrText>
            </w:r>
            <w:r>
              <w:rPr>
                <w:noProof/>
                <w:webHidden/>
              </w:rPr>
            </w:r>
            <w:r>
              <w:rPr>
                <w:noProof/>
                <w:webHidden/>
              </w:rPr>
              <w:fldChar w:fldCharType="separate"/>
            </w:r>
            <w:r>
              <w:rPr>
                <w:noProof/>
                <w:webHidden/>
              </w:rPr>
              <w:t>17</w:t>
            </w:r>
            <w:r>
              <w:rPr>
                <w:noProof/>
                <w:webHidden/>
              </w:rPr>
              <w:fldChar w:fldCharType="end"/>
            </w:r>
          </w:hyperlink>
        </w:p>
        <w:p w14:paraId="389CB43C" w14:textId="2E2B2671"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42" w:history="1">
            <w:r w:rsidRPr="006566C5">
              <w:rPr>
                <w:rStyle w:val="Hyperlink"/>
                <w:noProof/>
              </w:rPr>
              <w:t>3.2.2.</w:t>
            </w:r>
            <w:r>
              <w:rPr>
                <w:rFonts w:asciiTheme="minorHAnsi" w:eastAsiaTheme="minorEastAsia" w:hAnsiTheme="minorHAnsi"/>
                <w:noProof/>
                <w:kern w:val="0"/>
                <w:sz w:val="22"/>
                <w14:ligatures w14:val="none"/>
              </w:rPr>
              <w:tab/>
            </w:r>
            <w:r w:rsidRPr="006566C5">
              <w:rPr>
                <w:rStyle w:val="Hyperlink"/>
                <w:noProof/>
              </w:rPr>
              <w:t>Tại sao nên sử dụng</w:t>
            </w:r>
            <w:r>
              <w:rPr>
                <w:noProof/>
                <w:webHidden/>
              </w:rPr>
              <w:tab/>
            </w:r>
            <w:r>
              <w:rPr>
                <w:noProof/>
                <w:webHidden/>
              </w:rPr>
              <w:fldChar w:fldCharType="begin"/>
            </w:r>
            <w:r>
              <w:rPr>
                <w:noProof/>
                <w:webHidden/>
              </w:rPr>
              <w:instrText xml:space="preserve"> PAGEREF _Toc153394242 \h </w:instrText>
            </w:r>
            <w:r>
              <w:rPr>
                <w:noProof/>
                <w:webHidden/>
              </w:rPr>
            </w:r>
            <w:r>
              <w:rPr>
                <w:noProof/>
                <w:webHidden/>
              </w:rPr>
              <w:fldChar w:fldCharType="separate"/>
            </w:r>
            <w:r>
              <w:rPr>
                <w:noProof/>
                <w:webHidden/>
              </w:rPr>
              <w:t>17</w:t>
            </w:r>
            <w:r>
              <w:rPr>
                <w:noProof/>
                <w:webHidden/>
              </w:rPr>
              <w:fldChar w:fldCharType="end"/>
            </w:r>
          </w:hyperlink>
        </w:p>
        <w:p w14:paraId="6EBB38A3" w14:textId="2F61F00E"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43" w:history="1">
            <w:r w:rsidRPr="006566C5">
              <w:rPr>
                <w:rStyle w:val="Hyperlink"/>
                <w:noProof/>
              </w:rPr>
              <w:t>3.2.3.</w:t>
            </w:r>
            <w:r>
              <w:rPr>
                <w:rFonts w:asciiTheme="minorHAnsi" w:eastAsiaTheme="minorEastAsia" w:hAnsiTheme="minorHAnsi"/>
                <w:noProof/>
                <w:kern w:val="0"/>
                <w:sz w:val="22"/>
                <w14:ligatures w14:val="none"/>
              </w:rPr>
              <w:tab/>
            </w:r>
            <w:r w:rsidRPr="006566C5">
              <w:rPr>
                <w:rStyle w:val="Hyperlink"/>
                <w:noProof/>
              </w:rPr>
              <w:t>Đối thủ cạnh tranh</w:t>
            </w:r>
            <w:r>
              <w:rPr>
                <w:noProof/>
                <w:webHidden/>
              </w:rPr>
              <w:tab/>
            </w:r>
            <w:r>
              <w:rPr>
                <w:noProof/>
                <w:webHidden/>
              </w:rPr>
              <w:fldChar w:fldCharType="begin"/>
            </w:r>
            <w:r>
              <w:rPr>
                <w:noProof/>
                <w:webHidden/>
              </w:rPr>
              <w:instrText xml:space="preserve"> PAGEREF _Toc153394243 \h </w:instrText>
            </w:r>
            <w:r>
              <w:rPr>
                <w:noProof/>
                <w:webHidden/>
              </w:rPr>
            </w:r>
            <w:r>
              <w:rPr>
                <w:noProof/>
                <w:webHidden/>
              </w:rPr>
              <w:fldChar w:fldCharType="separate"/>
            </w:r>
            <w:r>
              <w:rPr>
                <w:noProof/>
                <w:webHidden/>
              </w:rPr>
              <w:t>18</w:t>
            </w:r>
            <w:r>
              <w:rPr>
                <w:noProof/>
                <w:webHidden/>
              </w:rPr>
              <w:fldChar w:fldCharType="end"/>
            </w:r>
          </w:hyperlink>
        </w:p>
        <w:p w14:paraId="1F78B310" w14:textId="153D53C3"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44" w:history="1">
            <w:r w:rsidRPr="006566C5">
              <w:rPr>
                <w:rStyle w:val="Hyperlink"/>
                <w:noProof/>
              </w:rPr>
              <w:t>3.3.</w:t>
            </w:r>
            <w:r>
              <w:rPr>
                <w:rFonts w:asciiTheme="minorHAnsi" w:eastAsiaTheme="minorEastAsia" w:hAnsiTheme="minorHAnsi"/>
                <w:noProof/>
                <w:kern w:val="0"/>
                <w:sz w:val="22"/>
                <w14:ligatures w14:val="none"/>
              </w:rPr>
              <w:tab/>
            </w:r>
            <w:r w:rsidRPr="006566C5">
              <w:rPr>
                <w:rStyle w:val="Hyperlink"/>
                <w:noProof/>
              </w:rPr>
              <w:t>Danh sách tác nhân</w:t>
            </w:r>
            <w:r>
              <w:rPr>
                <w:noProof/>
                <w:webHidden/>
              </w:rPr>
              <w:tab/>
            </w:r>
            <w:r>
              <w:rPr>
                <w:noProof/>
                <w:webHidden/>
              </w:rPr>
              <w:fldChar w:fldCharType="begin"/>
            </w:r>
            <w:r>
              <w:rPr>
                <w:noProof/>
                <w:webHidden/>
              </w:rPr>
              <w:instrText xml:space="preserve"> PAGEREF _Toc153394244 \h </w:instrText>
            </w:r>
            <w:r>
              <w:rPr>
                <w:noProof/>
                <w:webHidden/>
              </w:rPr>
            </w:r>
            <w:r>
              <w:rPr>
                <w:noProof/>
                <w:webHidden/>
              </w:rPr>
              <w:fldChar w:fldCharType="separate"/>
            </w:r>
            <w:r>
              <w:rPr>
                <w:noProof/>
                <w:webHidden/>
              </w:rPr>
              <w:t>18</w:t>
            </w:r>
            <w:r>
              <w:rPr>
                <w:noProof/>
                <w:webHidden/>
              </w:rPr>
              <w:fldChar w:fldCharType="end"/>
            </w:r>
          </w:hyperlink>
        </w:p>
        <w:p w14:paraId="747A2B60" w14:textId="53F9A892"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45" w:history="1">
            <w:r w:rsidRPr="006566C5">
              <w:rPr>
                <w:rStyle w:val="Hyperlink"/>
                <w:noProof/>
              </w:rPr>
              <w:t>3.4.</w:t>
            </w:r>
            <w:r>
              <w:rPr>
                <w:rFonts w:asciiTheme="minorHAnsi" w:eastAsiaTheme="minorEastAsia" w:hAnsiTheme="minorHAnsi"/>
                <w:noProof/>
                <w:kern w:val="0"/>
                <w:sz w:val="22"/>
                <w14:ligatures w14:val="none"/>
              </w:rPr>
              <w:tab/>
            </w:r>
            <w:r w:rsidRPr="006566C5">
              <w:rPr>
                <w:rStyle w:val="Hyperlink"/>
                <w:noProof/>
              </w:rPr>
              <w:t>Biểu đồ use case</w:t>
            </w:r>
            <w:r>
              <w:rPr>
                <w:noProof/>
                <w:webHidden/>
              </w:rPr>
              <w:tab/>
            </w:r>
            <w:r>
              <w:rPr>
                <w:noProof/>
                <w:webHidden/>
              </w:rPr>
              <w:fldChar w:fldCharType="begin"/>
            </w:r>
            <w:r>
              <w:rPr>
                <w:noProof/>
                <w:webHidden/>
              </w:rPr>
              <w:instrText xml:space="preserve"> PAGEREF _Toc153394245 \h </w:instrText>
            </w:r>
            <w:r>
              <w:rPr>
                <w:noProof/>
                <w:webHidden/>
              </w:rPr>
            </w:r>
            <w:r>
              <w:rPr>
                <w:noProof/>
                <w:webHidden/>
              </w:rPr>
              <w:fldChar w:fldCharType="separate"/>
            </w:r>
            <w:r>
              <w:rPr>
                <w:noProof/>
                <w:webHidden/>
              </w:rPr>
              <w:t>18</w:t>
            </w:r>
            <w:r>
              <w:rPr>
                <w:noProof/>
                <w:webHidden/>
              </w:rPr>
              <w:fldChar w:fldCharType="end"/>
            </w:r>
          </w:hyperlink>
        </w:p>
        <w:p w14:paraId="0DDEF56B" w14:textId="5DC92B64"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46" w:history="1">
            <w:r w:rsidRPr="006566C5">
              <w:rPr>
                <w:rStyle w:val="Hyperlink"/>
                <w:noProof/>
              </w:rPr>
              <w:t>3.4.1.</w:t>
            </w:r>
            <w:r>
              <w:rPr>
                <w:rFonts w:asciiTheme="minorHAnsi" w:eastAsiaTheme="minorEastAsia" w:hAnsiTheme="minorHAnsi"/>
                <w:noProof/>
                <w:kern w:val="0"/>
                <w:sz w:val="22"/>
                <w14:ligatures w14:val="none"/>
              </w:rPr>
              <w:tab/>
            </w:r>
            <w:r w:rsidRPr="006566C5">
              <w:rPr>
                <w:rStyle w:val="Hyperlink"/>
                <w:noProof/>
              </w:rPr>
              <w:t>Biểu đồ use case của Quản trị viên</w:t>
            </w:r>
            <w:r>
              <w:rPr>
                <w:noProof/>
                <w:webHidden/>
              </w:rPr>
              <w:tab/>
            </w:r>
            <w:r>
              <w:rPr>
                <w:noProof/>
                <w:webHidden/>
              </w:rPr>
              <w:fldChar w:fldCharType="begin"/>
            </w:r>
            <w:r>
              <w:rPr>
                <w:noProof/>
                <w:webHidden/>
              </w:rPr>
              <w:instrText xml:space="preserve"> PAGEREF _Toc153394246 \h </w:instrText>
            </w:r>
            <w:r>
              <w:rPr>
                <w:noProof/>
                <w:webHidden/>
              </w:rPr>
            </w:r>
            <w:r>
              <w:rPr>
                <w:noProof/>
                <w:webHidden/>
              </w:rPr>
              <w:fldChar w:fldCharType="separate"/>
            </w:r>
            <w:r>
              <w:rPr>
                <w:noProof/>
                <w:webHidden/>
              </w:rPr>
              <w:t>18</w:t>
            </w:r>
            <w:r>
              <w:rPr>
                <w:noProof/>
                <w:webHidden/>
              </w:rPr>
              <w:fldChar w:fldCharType="end"/>
            </w:r>
          </w:hyperlink>
        </w:p>
        <w:p w14:paraId="3D79C0F2" w14:textId="0F346FE3"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47" w:history="1">
            <w:r w:rsidRPr="006566C5">
              <w:rPr>
                <w:rStyle w:val="Hyperlink"/>
                <w:noProof/>
              </w:rPr>
              <w:t>3.4.2.</w:t>
            </w:r>
            <w:r>
              <w:rPr>
                <w:rFonts w:asciiTheme="minorHAnsi" w:eastAsiaTheme="minorEastAsia" w:hAnsiTheme="minorHAnsi"/>
                <w:noProof/>
                <w:kern w:val="0"/>
                <w:sz w:val="22"/>
                <w14:ligatures w14:val="none"/>
              </w:rPr>
              <w:tab/>
            </w:r>
            <w:r w:rsidRPr="006566C5">
              <w:rPr>
                <w:rStyle w:val="Hyperlink"/>
                <w:noProof/>
              </w:rPr>
              <w:t>Biểu đồ use case của Nhà xuất bản</w:t>
            </w:r>
            <w:r>
              <w:rPr>
                <w:noProof/>
                <w:webHidden/>
              </w:rPr>
              <w:tab/>
            </w:r>
            <w:r>
              <w:rPr>
                <w:noProof/>
                <w:webHidden/>
              </w:rPr>
              <w:fldChar w:fldCharType="begin"/>
            </w:r>
            <w:r>
              <w:rPr>
                <w:noProof/>
                <w:webHidden/>
              </w:rPr>
              <w:instrText xml:space="preserve"> PAGEREF _Toc153394247 \h </w:instrText>
            </w:r>
            <w:r>
              <w:rPr>
                <w:noProof/>
                <w:webHidden/>
              </w:rPr>
            </w:r>
            <w:r>
              <w:rPr>
                <w:noProof/>
                <w:webHidden/>
              </w:rPr>
              <w:fldChar w:fldCharType="separate"/>
            </w:r>
            <w:r>
              <w:rPr>
                <w:noProof/>
                <w:webHidden/>
              </w:rPr>
              <w:t>19</w:t>
            </w:r>
            <w:r>
              <w:rPr>
                <w:noProof/>
                <w:webHidden/>
              </w:rPr>
              <w:fldChar w:fldCharType="end"/>
            </w:r>
          </w:hyperlink>
        </w:p>
        <w:p w14:paraId="02EBCACD" w14:textId="430B764E"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48" w:history="1">
            <w:r w:rsidRPr="006566C5">
              <w:rPr>
                <w:rStyle w:val="Hyperlink"/>
                <w:noProof/>
              </w:rPr>
              <w:t>3.4.3.</w:t>
            </w:r>
            <w:r>
              <w:rPr>
                <w:rFonts w:asciiTheme="minorHAnsi" w:eastAsiaTheme="minorEastAsia" w:hAnsiTheme="minorHAnsi"/>
                <w:noProof/>
                <w:kern w:val="0"/>
                <w:sz w:val="22"/>
                <w14:ligatures w14:val="none"/>
              </w:rPr>
              <w:tab/>
            </w:r>
            <w:r w:rsidRPr="006566C5">
              <w:rPr>
                <w:rStyle w:val="Hyperlink"/>
                <w:noProof/>
              </w:rPr>
              <w:t>Biểu đồ use case của Khách hàng</w:t>
            </w:r>
            <w:r>
              <w:rPr>
                <w:noProof/>
                <w:webHidden/>
              </w:rPr>
              <w:tab/>
            </w:r>
            <w:r>
              <w:rPr>
                <w:noProof/>
                <w:webHidden/>
              </w:rPr>
              <w:fldChar w:fldCharType="begin"/>
            </w:r>
            <w:r>
              <w:rPr>
                <w:noProof/>
                <w:webHidden/>
              </w:rPr>
              <w:instrText xml:space="preserve"> PAGEREF _Toc153394248 \h </w:instrText>
            </w:r>
            <w:r>
              <w:rPr>
                <w:noProof/>
                <w:webHidden/>
              </w:rPr>
            </w:r>
            <w:r>
              <w:rPr>
                <w:noProof/>
                <w:webHidden/>
              </w:rPr>
              <w:fldChar w:fldCharType="separate"/>
            </w:r>
            <w:r>
              <w:rPr>
                <w:noProof/>
                <w:webHidden/>
              </w:rPr>
              <w:t>19</w:t>
            </w:r>
            <w:r>
              <w:rPr>
                <w:noProof/>
                <w:webHidden/>
              </w:rPr>
              <w:fldChar w:fldCharType="end"/>
            </w:r>
          </w:hyperlink>
        </w:p>
        <w:p w14:paraId="2ACFC782" w14:textId="658AA62B"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49" w:history="1">
            <w:r w:rsidRPr="006566C5">
              <w:rPr>
                <w:rStyle w:val="Hyperlink"/>
                <w:noProof/>
              </w:rPr>
              <w:t>3.5.</w:t>
            </w:r>
            <w:r>
              <w:rPr>
                <w:rFonts w:asciiTheme="minorHAnsi" w:eastAsiaTheme="minorEastAsia" w:hAnsiTheme="minorHAnsi"/>
                <w:noProof/>
                <w:kern w:val="0"/>
                <w:sz w:val="22"/>
                <w14:ligatures w14:val="none"/>
              </w:rPr>
              <w:tab/>
            </w:r>
            <w:r w:rsidRPr="006566C5">
              <w:rPr>
                <w:rStyle w:val="Hyperlink"/>
                <w:noProof/>
              </w:rPr>
              <w:t>Biểu đồ lớp</w:t>
            </w:r>
            <w:r>
              <w:rPr>
                <w:noProof/>
                <w:webHidden/>
              </w:rPr>
              <w:tab/>
            </w:r>
            <w:r>
              <w:rPr>
                <w:noProof/>
                <w:webHidden/>
              </w:rPr>
              <w:fldChar w:fldCharType="begin"/>
            </w:r>
            <w:r>
              <w:rPr>
                <w:noProof/>
                <w:webHidden/>
              </w:rPr>
              <w:instrText xml:space="preserve"> PAGEREF _Toc153394249 \h </w:instrText>
            </w:r>
            <w:r>
              <w:rPr>
                <w:noProof/>
                <w:webHidden/>
              </w:rPr>
            </w:r>
            <w:r>
              <w:rPr>
                <w:noProof/>
                <w:webHidden/>
              </w:rPr>
              <w:fldChar w:fldCharType="separate"/>
            </w:r>
            <w:r>
              <w:rPr>
                <w:noProof/>
                <w:webHidden/>
              </w:rPr>
              <w:t>20</w:t>
            </w:r>
            <w:r>
              <w:rPr>
                <w:noProof/>
                <w:webHidden/>
              </w:rPr>
              <w:fldChar w:fldCharType="end"/>
            </w:r>
          </w:hyperlink>
        </w:p>
        <w:p w14:paraId="00258014" w14:textId="49600456"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50" w:history="1">
            <w:r w:rsidRPr="006566C5">
              <w:rPr>
                <w:rStyle w:val="Hyperlink"/>
                <w:noProof/>
              </w:rPr>
              <w:t>3.6.</w:t>
            </w:r>
            <w:r>
              <w:rPr>
                <w:rFonts w:asciiTheme="minorHAnsi" w:eastAsiaTheme="minorEastAsia" w:hAnsiTheme="minorHAnsi"/>
                <w:noProof/>
                <w:kern w:val="0"/>
                <w:sz w:val="22"/>
                <w14:ligatures w14:val="none"/>
              </w:rPr>
              <w:tab/>
            </w:r>
            <w:r w:rsidRPr="006566C5">
              <w:rPr>
                <w:rStyle w:val="Hyperlink"/>
                <w:noProof/>
              </w:rPr>
              <w:t>Đặc tả use case</w:t>
            </w:r>
            <w:r>
              <w:rPr>
                <w:noProof/>
                <w:webHidden/>
              </w:rPr>
              <w:tab/>
            </w:r>
            <w:r>
              <w:rPr>
                <w:noProof/>
                <w:webHidden/>
              </w:rPr>
              <w:fldChar w:fldCharType="begin"/>
            </w:r>
            <w:r>
              <w:rPr>
                <w:noProof/>
                <w:webHidden/>
              </w:rPr>
              <w:instrText xml:space="preserve"> PAGEREF _Toc153394250 \h </w:instrText>
            </w:r>
            <w:r>
              <w:rPr>
                <w:noProof/>
                <w:webHidden/>
              </w:rPr>
            </w:r>
            <w:r>
              <w:rPr>
                <w:noProof/>
                <w:webHidden/>
              </w:rPr>
              <w:fldChar w:fldCharType="separate"/>
            </w:r>
            <w:r>
              <w:rPr>
                <w:noProof/>
                <w:webHidden/>
              </w:rPr>
              <w:t>20</w:t>
            </w:r>
            <w:r>
              <w:rPr>
                <w:noProof/>
                <w:webHidden/>
              </w:rPr>
              <w:fldChar w:fldCharType="end"/>
            </w:r>
          </w:hyperlink>
        </w:p>
        <w:p w14:paraId="39AF2C13" w14:textId="789BA54D"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1" w:history="1">
            <w:r w:rsidRPr="006566C5">
              <w:rPr>
                <w:rStyle w:val="Hyperlink"/>
                <w:noProof/>
              </w:rPr>
              <w:t>3.6.1.</w:t>
            </w:r>
            <w:r>
              <w:rPr>
                <w:rFonts w:asciiTheme="minorHAnsi" w:eastAsiaTheme="minorEastAsia" w:hAnsiTheme="minorHAnsi"/>
                <w:noProof/>
                <w:kern w:val="0"/>
                <w:sz w:val="22"/>
                <w14:ligatures w14:val="none"/>
              </w:rPr>
              <w:tab/>
            </w:r>
            <w:r w:rsidRPr="006566C5">
              <w:rPr>
                <w:rStyle w:val="Hyperlink"/>
                <w:noProof/>
              </w:rPr>
              <w:t>Use case Đăng nhập</w:t>
            </w:r>
            <w:r>
              <w:rPr>
                <w:noProof/>
                <w:webHidden/>
              </w:rPr>
              <w:tab/>
            </w:r>
            <w:r>
              <w:rPr>
                <w:noProof/>
                <w:webHidden/>
              </w:rPr>
              <w:fldChar w:fldCharType="begin"/>
            </w:r>
            <w:r>
              <w:rPr>
                <w:noProof/>
                <w:webHidden/>
              </w:rPr>
              <w:instrText xml:space="preserve"> PAGEREF _Toc153394251 \h </w:instrText>
            </w:r>
            <w:r>
              <w:rPr>
                <w:noProof/>
                <w:webHidden/>
              </w:rPr>
            </w:r>
            <w:r>
              <w:rPr>
                <w:noProof/>
                <w:webHidden/>
              </w:rPr>
              <w:fldChar w:fldCharType="separate"/>
            </w:r>
            <w:r>
              <w:rPr>
                <w:noProof/>
                <w:webHidden/>
              </w:rPr>
              <w:t>20</w:t>
            </w:r>
            <w:r>
              <w:rPr>
                <w:noProof/>
                <w:webHidden/>
              </w:rPr>
              <w:fldChar w:fldCharType="end"/>
            </w:r>
          </w:hyperlink>
        </w:p>
        <w:p w14:paraId="103AA036" w14:textId="7AB1DCD6" w:rsidR="00F35EDA" w:rsidRDefault="00F35EDA">
          <w:pPr>
            <w:pStyle w:val="TOC3"/>
            <w:tabs>
              <w:tab w:val="right" w:leader="dot" w:pos="9350"/>
            </w:tabs>
            <w:rPr>
              <w:rFonts w:asciiTheme="minorHAnsi" w:eastAsiaTheme="minorEastAsia" w:hAnsiTheme="minorHAnsi"/>
              <w:noProof/>
              <w:kern w:val="0"/>
              <w:sz w:val="22"/>
              <w14:ligatures w14:val="none"/>
            </w:rPr>
          </w:pPr>
          <w:hyperlink w:anchor="_Toc153394252" w:history="1">
            <w:r w:rsidRPr="006566C5">
              <w:rPr>
                <w:rStyle w:val="Hyperlink"/>
                <w:noProof/>
              </w:rPr>
              <w:t>3.6.2.</w:t>
            </w:r>
            <w:r>
              <w:rPr>
                <w:noProof/>
                <w:webHidden/>
              </w:rPr>
              <w:tab/>
            </w:r>
            <w:r>
              <w:rPr>
                <w:noProof/>
                <w:webHidden/>
              </w:rPr>
              <w:fldChar w:fldCharType="begin"/>
            </w:r>
            <w:r>
              <w:rPr>
                <w:noProof/>
                <w:webHidden/>
              </w:rPr>
              <w:instrText xml:space="preserve"> PAGEREF _Toc153394252 \h </w:instrText>
            </w:r>
            <w:r>
              <w:rPr>
                <w:noProof/>
                <w:webHidden/>
              </w:rPr>
            </w:r>
            <w:r>
              <w:rPr>
                <w:noProof/>
                <w:webHidden/>
              </w:rPr>
              <w:fldChar w:fldCharType="separate"/>
            </w:r>
            <w:r>
              <w:rPr>
                <w:noProof/>
                <w:webHidden/>
              </w:rPr>
              <w:t>20</w:t>
            </w:r>
            <w:r>
              <w:rPr>
                <w:noProof/>
                <w:webHidden/>
              </w:rPr>
              <w:fldChar w:fldCharType="end"/>
            </w:r>
          </w:hyperlink>
        </w:p>
        <w:p w14:paraId="3420E82C" w14:textId="3BB8CFE7"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3" w:history="1">
            <w:r w:rsidRPr="006566C5">
              <w:rPr>
                <w:rStyle w:val="Hyperlink"/>
                <w:noProof/>
              </w:rPr>
              <w:t>3.6.3.</w:t>
            </w:r>
            <w:r>
              <w:rPr>
                <w:rFonts w:asciiTheme="minorHAnsi" w:eastAsiaTheme="minorEastAsia" w:hAnsiTheme="minorHAnsi"/>
                <w:noProof/>
                <w:kern w:val="0"/>
                <w:sz w:val="22"/>
                <w14:ligatures w14:val="none"/>
              </w:rPr>
              <w:tab/>
            </w:r>
            <w:r w:rsidRPr="006566C5">
              <w:rPr>
                <w:rStyle w:val="Hyperlink"/>
                <w:noProof/>
              </w:rPr>
              <w:t>Use case Đăng xuất</w:t>
            </w:r>
            <w:r>
              <w:rPr>
                <w:noProof/>
                <w:webHidden/>
              </w:rPr>
              <w:tab/>
            </w:r>
            <w:r>
              <w:rPr>
                <w:noProof/>
                <w:webHidden/>
              </w:rPr>
              <w:fldChar w:fldCharType="begin"/>
            </w:r>
            <w:r>
              <w:rPr>
                <w:noProof/>
                <w:webHidden/>
              </w:rPr>
              <w:instrText xml:space="preserve"> PAGEREF _Toc153394253 \h </w:instrText>
            </w:r>
            <w:r>
              <w:rPr>
                <w:noProof/>
                <w:webHidden/>
              </w:rPr>
            </w:r>
            <w:r>
              <w:rPr>
                <w:noProof/>
                <w:webHidden/>
              </w:rPr>
              <w:fldChar w:fldCharType="separate"/>
            </w:r>
            <w:r>
              <w:rPr>
                <w:noProof/>
                <w:webHidden/>
              </w:rPr>
              <w:t>21</w:t>
            </w:r>
            <w:r>
              <w:rPr>
                <w:noProof/>
                <w:webHidden/>
              </w:rPr>
              <w:fldChar w:fldCharType="end"/>
            </w:r>
          </w:hyperlink>
        </w:p>
        <w:p w14:paraId="6D77AE6F" w14:textId="222F3AF2"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4" w:history="1">
            <w:r w:rsidRPr="006566C5">
              <w:rPr>
                <w:rStyle w:val="Hyperlink"/>
                <w:noProof/>
              </w:rPr>
              <w:t>3.6.4.</w:t>
            </w:r>
            <w:r>
              <w:rPr>
                <w:rFonts w:asciiTheme="minorHAnsi" w:eastAsiaTheme="minorEastAsia" w:hAnsiTheme="minorHAnsi"/>
                <w:noProof/>
                <w:kern w:val="0"/>
                <w:sz w:val="22"/>
                <w14:ligatures w14:val="none"/>
              </w:rPr>
              <w:tab/>
            </w:r>
            <w:r w:rsidRPr="006566C5">
              <w:rPr>
                <w:rStyle w:val="Hyperlink"/>
                <w:noProof/>
              </w:rPr>
              <w:t>Use case Xem thông tin sách</w:t>
            </w:r>
            <w:r>
              <w:rPr>
                <w:noProof/>
                <w:webHidden/>
              </w:rPr>
              <w:tab/>
            </w:r>
            <w:r>
              <w:rPr>
                <w:noProof/>
                <w:webHidden/>
              </w:rPr>
              <w:fldChar w:fldCharType="begin"/>
            </w:r>
            <w:r>
              <w:rPr>
                <w:noProof/>
                <w:webHidden/>
              </w:rPr>
              <w:instrText xml:space="preserve"> PAGEREF _Toc153394254 \h </w:instrText>
            </w:r>
            <w:r>
              <w:rPr>
                <w:noProof/>
                <w:webHidden/>
              </w:rPr>
            </w:r>
            <w:r>
              <w:rPr>
                <w:noProof/>
                <w:webHidden/>
              </w:rPr>
              <w:fldChar w:fldCharType="separate"/>
            </w:r>
            <w:r>
              <w:rPr>
                <w:noProof/>
                <w:webHidden/>
              </w:rPr>
              <w:t>22</w:t>
            </w:r>
            <w:r>
              <w:rPr>
                <w:noProof/>
                <w:webHidden/>
              </w:rPr>
              <w:fldChar w:fldCharType="end"/>
            </w:r>
          </w:hyperlink>
        </w:p>
        <w:p w14:paraId="236BB8FC" w14:textId="0DF4541B"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5" w:history="1">
            <w:r w:rsidRPr="006566C5">
              <w:rPr>
                <w:rStyle w:val="Hyperlink"/>
                <w:noProof/>
              </w:rPr>
              <w:t>3.6.5.</w:t>
            </w:r>
            <w:r>
              <w:rPr>
                <w:rFonts w:asciiTheme="minorHAnsi" w:eastAsiaTheme="minorEastAsia" w:hAnsiTheme="minorHAnsi"/>
                <w:noProof/>
                <w:kern w:val="0"/>
                <w:sz w:val="22"/>
                <w14:ligatures w14:val="none"/>
              </w:rPr>
              <w:tab/>
            </w:r>
            <w:r w:rsidRPr="006566C5">
              <w:rPr>
                <w:rStyle w:val="Hyperlink"/>
                <w:noProof/>
              </w:rPr>
              <w:t>Use case Thêm sách</w:t>
            </w:r>
            <w:r>
              <w:rPr>
                <w:noProof/>
                <w:webHidden/>
              </w:rPr>
              <w:tab/>
            </w:r>
            <w:r>
              <w:rPr>
                <w:noProof/>
                <w:webHidden/>
              </w:rPr>
              <w:fldChar w:fldCharType="begin"/>
            </w:r>
            <w:r>
              <w:rPr>
                <w:noProof/>
                <w:webHidden/>
              </w:rPr>
              <w:instrText xml:space="preserve"> PAGEREF _Toc153394255 \h </w:instrText>
            </w:r>
            <w:r>
              <w:rPr>
                <w:noProof/>
                <w:webHidden/>
              </w:rPr>
            </w:r>
            <w:r>
              <w:rPr>
                <w:noProof/>
                <w:webHidden/>
              </w:rPr>
              <w:fldChar w:fldCharType="separate"/>
            </w:r>
            <w:r>
              <w:rPr>
                <w:noProof/>
                <w:webHidden/>
              </w:rPr>
              <w:t>23</w:t>
            </w:r>
            <w:r>
              <w:rPr>
                <w:noProof/>
                <w:webHidden/>
              </w:rPr>
              <w:fldChar w:fldCharType="end"/>
            </w:r>
          </w:hyperlink>
        </w:p>
        <w:p w14:paraId="76A45B4F" w14:textId="37B97BAB"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6" w:history="1">
            <w:r w:rsidRPr="006566C5">
              <w:rPr>
                <w:rStyle w:val="Hyperlink"/>
                <w:noProof/>
              </w:rPr>
              <w:t>3.6.6.</w:t>
            </w:r>
            <w:r>
              <w:rPr>
                <w:rFonts w:asciiTheme="minorHAnsi" w:eastAsiaTheme="minorEastAsia" w:hAnsiTheme="minorHAnsi"/>
                <w:noProof/>
                <w:kern w:val="0"/>
                <w:sz w:val="22"/>
                <w14:ligatures w14:val="none"/>
              </w:rPr>
              <w:tab/>
            </w:r>
            <w:r w:rsidRPr="006566C5">
              <w:rPr>
                <w:rStyle w:val="Hyperlink"/>
                <w:noProof/>
              </w:rPr>
              <w:t>Use case Sửa thông tin sách</w:t>
            </w:r>
            <w:r>
              <w:rPr>
                <w:noProof/>
                <w:webHidden/>
              </w:rPr>
              <w:tab/>
            </w:r>
            <w:r>
              <w:rPr>
                <w:noProof/>
                <w:webHidden/>
              </w:rPr>
              <w:fldChar w:fldCharType="begin"/>
            </w:r>
            <w:r>
              <w:rPr>
                <w:noProof/>
                <w:webHidden/>
              </w:rPr>
              <w:instrText xml:space="preserve"> PAGEREF _Toc153394256 \h </w:instrText>
            </w:r>
            <w:r>
              <w:rPr>
                <w:noProof/>
                <w:webHidden/>
              </w:rPr>
            </w:r>
            <w:r>
              <w:rPr>
                <w:noProof/>
                <w:webHidden/>
              </w:rPr>
              <w:fldChar w:fldCharType="separate"/>
            </w:r>
            <w:r>
              <w:rPr>
                <w:noProof/>
                <w:webHidden/>
              </w:rPr>
              <w:t>24</w:t>
            </w:r>
            <w:r>
              <w:rPr>
                <w:noProof/>
                <w:webHidden/>
              </w:rPr>
              <w:fldChar w:fldCharType="end"/>
            </w:r>
          </w:hyperlink>
        </w:p>
        <w:p w14:paraId="1A4FD5A5" w14:textId="7AA11C33"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7" w:history="1">
            <w:r w:rsidRPr="006566C5">
              <w:rPr>
                <w:rStyle w:val="Hyperlink"/>
                <w:noProof/>
              </w:rPr>
              <w:t>3.6.7.</w:t>
            </w:r>
            <w:r>
              <w:rPr>
                <w:rFonts w:asciiTheme="minorHAnsi" w:eastAsiaTheme="minorEastAsia" w:hAnsiTheme="minorHAnsi"/>
                <w:noProof/>
                <w:kern w:val="0"/>
                <w:sz w:val="22"/>
                <w14:ligatures w14:val="none"/>
              </w:rPr>
              <w:tab/>
            </w:r>
            <w:r w:rsidRPr="006566C5">
              <w:rPr>
                <w:rStyle w:val="Hyperlink"/>
                <w:noProof/>
              </w:rPr>
              <w:t>Use case Xem sách</w:t>
            </w:r>
            <w:r>
              <w:rPr>
                <w:noProof/>
                <w:webHidden/>
              </w:rPr>
              <w:tab/>
            </w:r>
            <w:r>
              <w:rPr>
                <w:noProof/>
                <w:webHidden/>
              </w:rPr>
              <w:fldChar w:fldCharType="begin"/>
            </w:r>
            <w:r>
              <w:rPr>
                <w:noProof/>
                <w:webHidden/>
              </w:rPr>
              <w:instrText xml:space="preserve"> PAGEREF _Toc153394257 \h </w:instrText>
            </w:r>
            <w:r>
              <w:rPr>
                <w:noProof/>
                <w:webHidden/>
              </w:rPr>
            </w:r>
            <w:r>
              <w:rPr>
                <w:noProof/>
                <w:webHidden/>
              </w:rPr>
              <w:fldChar w:fldCharType="separate"/>
            </w:r>
            <w:r>
              <w:rPr>
                <w:noProof/>
                <w:webHidden/>
              </w:rPr>
              <w:t>25</w:t>
            </w:r>
            <w:r>
              <w:rPr>
                <w:noProof/>
                <w:webHidden/>
              </w:rPr>
              <w:fldChar w:fldCharType="end"/>
            </w:r>
          </w:hyperlink>
        </w:p>
        <w:p w14:paraId="03C3DCCF" w14:textId="4DADDA98"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8" w:history="1">
            <w:r w:rsidRPr="006566C5">
              <w:rPr>
                <w:rStyle w:val="Hyperlink"/>
                <w:noProof/>
              </w:rPr>
              <w:t>3.6.8.</w:t>
            </w:r>
            <w:r>
              <w:rPr>
                <w:rFonts w:asciiTheme="minorHAnsi" w:eastAsiaTheme="minorEastAsia" w:hAnsiTheme="minorHAnsi"/>
                <w:noProof/>
                <w:kern w:val="0"/>
                <w:sz w:val="22"/>
                <w14:ligatures w14:val="none"/>
              </w:rPr>
              <w:tab/>
            </w:r>
            <w:r w:rsidRPr="006566C5">
              <w:rPr>
                <w:rStyle w:val="Hyperlink"/>
                <w:noProof/>
              </w:rPr>
              <w:t>Use case Xem lịch sử đơn hàng</w:t>
            </w:r>
            <w:r>
              <w:rPr>
                <w:noProof/>
                <w:webHidden/>
              </w:rPr>
              <w:tab/>
            </w:r>
            <w:r>
              <w:rPr>
                <w:noProof/>
                <w:webHidden/>
              </w:rPr>
              <w:fldChar w:fldCharType="begin"/>
            </w:r>
            <w:r>
              <w:rPr>
                <w:noProof/>
                <w:webHidden/>
              </w:rPr>
              <w:instrText xml:space="preserve"> PAGEREF _Toc153394258 \h </w:instrText>
            </w:r>
            <w:r>
              <w:rPr>
                <w:noProof/>
                <w:webHidden/>
              </w:rPr>
            </w:r>
            <w:r>
              <w:rPr>
                <w:noProof/>
                <w:webHidden/>
              </w:rPr>
              <w:fldChar w:fldCharType="separate"/>
            </w:r>
            <w:r>
              <w:rPr>
                <w:noProof/>
                <w:webHidden/>
              </w:rPr>
              <w:t>26</w:t>
            </w:r>
            <w:r>
              <w:rPr>
                <w:noProof/>
                <w:webHidden/>
              </w:rPr>
              <w:fldChar w:fldCharType="end"/>
            </w:r>
          </w:hyperlink>
        </w:p>
        <w:p w14:paraId="0BFA97B7" w14:textId="728F3D0E"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59" w:history="1">
            <w:r w:rsidRPr="006566C5">
              <w:rPr>
                <w:rStyle w:val="Hyperlink"/>
                <w:noProof/>
              </w:rPr>
              <w:t>3.6.9.</w:t>
            </w:r>
            <w:r>
              <w:rPr>
                <w:rFonts w:asciiTheme="minorHAnsi" w:eastAsiaTheme="minorEastAsia" w:hAnsiTheme="minorHAnsi"/>
                <w:noProof/>
                <w:kern w:val="0"/>
                <w:sz w:val="22"/>
                <w14:ligatures w14:val="none"/>
              </w:rPr>
              <w:tab/>
            </w:r>
            <w:r w:rsidRPr="006566C5">
              <w:rPr>
                <w:rStyle w:val="Hyperlink"/>
                <w:noProof/>
              </w:rPr>
              <w:t>Use case Xem nhà xuất bản</w:t>
            </w:r>
            <w:r>
              <w:rPr>
                <w:noProof/>
                <w:webHidden/>
              </w:rPr>
              <w:tab/>
            </w:r>
            <w:r>
              <w:rPr>
                <w:noProof/>
                <w:webHidden/>
              </w:rPr>
              <w:fldChar w:fldCharType="begin"/>
            </w:r>
            <w:r>
              <w:rPr>
                <w:noProof/>
                <w:webHidden/>
              </w:rPr>
              <w:instrText xml:space="preserve"> PAGEREF _Toc153394259 \h </w:instrText>
            </w:r>
            <w:r>
              <w:rPr>
                <w:noProof/>
                <w:webHidden/>
              </w:rPr>
            </w:r>
            <w:r>
              <w:rPr>
                <w:noProof/>
                <w:webHidden/>
              </w:rPr>
              <w:fldChar w:fldCharType="separate"/>
            </w:r>
            <w:r>
              <w:rPr>
                <w:noProof/>
                <w:webHidden/>
              </w:rPr>
              <w:t>27</w:t>
            </w:r>
            <w:r>
              <w:rPr>
                <w:noProof/>
                <w:webHidden/>
              </w:rPr>
              <w:fldChar w:fldCharType="end"/>
            </w:r>
          </w:hyperlink>
        </w:p>
        <w:p w14:paraId="279B08E5" w14:textId="4F275DC4" w:rsidR="00F35EDA" w:rsidRDefault="00F35EDA">
          <w:pPr>
            <w:pStyle w:val="TOC3"/>
            <w:tabs>
              <w:tab w:val="left" w:pos="1540"/>
              <w:tab w:val="right" w:leader="dot" w:pos="9350"/>
            </w:tabs>
            <w:rPr>
              <w:rFonts w:asciiTheme="minorHAnsi" w:eastAsiaTheme="minorEastAsia" w:hAnsiTheme="minorHAnsi"/>
              <w:noProof/>
              <w:kern w:val="0"/>
              <w:sz w:val="22"/>
              <w14:ligatures w14:val="none"/>
            </w:rPr>
          </w:pPr>
          <w:hyperlink w:anchor="_Toc153394260" w:history="1">
            <w:r w:rsidRPr="006566C5">
              <w:rPr>
                <w:rStyle w:val="Hyperlink"/>
                <w:noProof/>
              </w:rPr>
              <w:t>3.6.10.</w:t>
            </w:r>
            <w:r>
              <w:rPr>
                <w:rFonts w:asciiTheme="minorHAnsi" w:eastAsiaTheme="minorEastAsia" w:hAnsiTheme="minorHAnsi"/>
                <w:noProof/>
                <w:kern w:val="0"/>
                <w:sz w:val="22"/>
                <w14:ligatures w14:val="none"/>
              </w:rPr>
              <w:tab/>
            </w:r>
            <w:r w:rsidRPr="006566C5">
              <w:rPr>
                <w:rStyle w:val="Hyperlink"/>
                <w:noProof/>
              </w:rPr>
              <w:t>Use case Xem giỏ hàng</w:t>
            </w:r>
            <w:r>
              <w:rPr>
                <w:noProof/>
                <w:webHidden/>
              </w:rPr>
              <w:tab/>
            </w:r>
            <w:r>
              <w:rPr>
                <w:noProof/>
                <w:webHidden/>
              </w:rPr>
              <w:fldChar w:fldCharType="begin"/>
            </w:r>
            <w:r>
              <w:rPr>
                <w:noProof/>
                <w:webHidden/>
              </w:rPr>
              <w:instrText xml:space="preserve"> PAGEREF _Toc153394260 \h </w:instrText>
            </w:r>
            <w:r>
              <w:rPr>
                <w:noProof/>
                <w:webHidden/>
              </w:rPr>
            </w:r>
            <w:r>
              <w:rPr>
                <w:noProof/>
                <w:webHidden/>
              </w:rPr>
              <w:fldChar w:fldCharType="separate"/>
            </w:r>
            <w:r>
              <w:rPr>
                <w:noProof/>
                <w:webHidden/>
              </w:rPr>
              <w:t>28</w:t>
            </w:r>
            <w:r>
              <w:rPr>
                <w:noProof/>
                <w:webHidden/>
              </w:rPr>
              <w:fldChar w:fldCharType="end"/>
            </w:r>
          </w:hyperlink>
        </w:p>
        <w:p w14:paraId="01B102A0" w14:textId="5C74683F" w:rsidR="00F35EDA" w:rsidRDefault="00F35EDA">
          <w:pPr>
            <w:pStyle w:val="TOC3"/>
            <w:tabs>
              <w:tab w:val="left" w:pos="1540"/>
              <w:tab w:val="right" w:leader="dot" w:pos="9350"/>
            </w:tabs>
            <w:rPr>
              <w:rFonts w:asciiTheme="minorHAnsi" w:eastAsiaTheme="minorEastAsia" w:hAnsiTheme="minorHAnsi"/>
              <w:noProof/>
              <w:kern w:val="0"/>
              <w:sz w:val="22"/>
              <w14:ligatures w14:val="none"/>
            </w:rPr>
          </w:pPr>
          <w:hyperlink w:anchor="_Toc153394261" w:history="1">
            <w:r w:rsidRPr="006566C5">
              <w:rPr>
                <w:rStyle w:val="Hyperlink"/>
                <w:noProof/>
              </w:rPr>
              <w:t>3.6.11.</w:t>
            </w:r>
            <w:r>
              <w:rPr>
                <w:rFonts w:asciiTheme="minorHAnsi" w:eastAsiaTheme="minorEastAsia" w:hAnsiTheme="minorHAnsi"/>
                <w:noProof/>
                <w:kern w:val="0"/>
                <w:sz w:val="22"/>
                <w14:ligatures w14:val="none"/>
              </w:rPr>
              <w:tab/>
            </w:r>
            <w:r w:rsidRPr="006566C5">
              <w:rPr>
                <w:rStyle w:val="Hyperlink"/>
                <w:noProof/>
              </w:rPr>
              <w:t>Use case Thêm sách vào giỏ hàng</w:t>
            </w:r>
            <w:r>
              <w:rPr>
                <w:noProof/>
                <w:webHidden/>
              </w:rPr>
              <w:tab/>
            </w:r>
            <w:r>
              <w:rPr>
                <w:noProof/>
                <w:webHidden/>
              </w:rPr>
              <w:fldChar w:fldCharType="begin"/>
            </w:r>
            <w:r>
              <w:rPr>
                <w:noProof/>
                <w:webHidden/>
              </w:rPr>
              <w:instrText xml:space="preserve"> PAGEREF _Toc153394261 \h </w:instrText>
            </w:r>
            <w:r>
              <w:rPr>
                <w:noProof/>
                <w:webHidden/>
              </w:rPr>
            </w:r>
            <w:r>
              <w:rPr>
                <w:noProof/>
                <w:webHidden/>
              </w:rPr>
              <w:fldChar w:fldCharType="separate"/>
            </w:r>
            <w:r>
              <w:rPr>
                <w:noProof/>
                <w:webHidden/>
              </w:rPr>
              <w:t>29</w:t>
            </w:r>
            <w:r>
              <w:rPr>
                <w:noProof/>
                <w:webHidden/>
              </w:rPr>
              <w:fldChar w:fldCharType="end"/>
            </w:r>
          </w:hyperlink>
        </w:p>
        <w:p w14:paraId="7EBE67E6" w14:textId="24CD1EB1" w:rsidR="00F35EDA" w:rsidRDefault="00F35EDA">
          <w:pPr>
            <w:pStyle w:val="TOC3"/>
            <w:tabs>
              <w:tab w:val="left" w:pos="1540"/>
              <w:tab w:val="right" w:leader="dot" w:pos="9350"/>
            </w:tabs>
            <w:rPr>
              <w:rFonts w:asciiTheme="minorHAnsi" w:eastAsiaTheme="minorEastAsia" w:hAnsiTheme="minorHAnsi"/>
              <w:noProof/>
              <w:kern w:val="0"/>
              <w:sz w:val="22"/>
              <w14:ligatures w14:val="none"/>
            </w:rPr>
          </w:pPr>
          <w:hyperlink w:anchor="_Toc153394262" w:history="1">
            <w:r w:rsidRPr="006566C5">
              <w:rPr>
                <w:rStyle w:val="Hyperlink"/>
                <w:noProof/>
              </w:rPr>
              <w:t>3.6.12.</w:t>
            </w:r>
            <w:r>
              <w:rPr>
                <w:rFonts w:asciiTheme="minorHAnsi" w:eastAsiaTheme="minorEastAsia" w:hAnsiTheme="minorHAnsi"/>
                <w:noProof/>
                <w:kern w:val="0"/>
                <w:sz w:val="22"/>
                <w14:ligatures w14:val="none"/>
              </w:rPr>
              <w:tab/>
            </w:r>
            <w:r w:rsidRPr="006566C5">
              <w:rPr>
                <w:rStyle w:val="Hyperlink"/>
                <w:noProof/>
              </w:rPr>
              <w:t>Use case Xóa sách khỏi giỏ hàng</w:t>
            </w:r>
            <w:r>
              <w:rPr>
                <w:noProof/>
                <w:webHidden/>
              </w:rPr>
              <w:tab/>
            </w:r>
            <w:r>
              <w:rPr>
                <w:noProof/>
                <w:webHidden/>
              </w:rPr>
              <w:fldChar w:fldCharType="begin"/>
            </w:r>
            <w:r>
              <w:rPr>
                <w:noProof/>
                <w:webHidden/>
              </w:rPr>
              <w:instrText xml:space="preserve"> PAGEREF _Toc153394262 \h </w:instrText>
            </w:r>
            <w:r>
              <w:rPr>
                <w:noProof/>
                <w:webHidden/>
              </w:rPr>
            </w:r>
            <w:r>
              <w:rPr>
                <w:noProof/>
                <w:webHidden/>
              </w:rPr>
              <w:fldChar w:fldCharType="separate"/>
            </w:r>
            <w:r>
              <w:rPr>
                <w:noProof/>
                <w:webHidden/>
              </w:rPr>
              <w:t>30</w:t>
            </w:r>
            <w:r>
              <w:rPr>
                <w:noProof/>
                <w:webHidden/>
              </w:rPr>
              <w:fldChar w:fldCharType="end"/>
            </w:r>
          </w:hyperlink>
        </w:p>
        <w:p w14:paraId="69A4D01A" w14:textId="4EBCF7F0" w:rsidR="00F35EDA" w:rsidRDefault="00F35EDA">
          <w:pPr>
            <w:pStyle w:val="TOC3"/>
            <w:tabs>
              <w:tab w:val="left" w:pos="1540"/>
              <w:tab w:val="right" w:leader="dot" w:pos="9350"/>
            </w:tabs>
            <w:rPr>
              <w:rFonts w:asciiTheme="minorHAnsi" w:eastAsiaTheme="minorEastAsia" w:hAnsiTheme="minorHAnsi"/>
              <w:noProof/>
              <w:kern w:val="0"/>
              <w:sz w:val="22"/>
              <w14:ligatures w14:val="none"/>
            </w:rPr>
          </w:pPr>
          <w:hyperlink w:anchor="_Toc153394263" w:history="1">
            <w:r w:rsidRPr="006566C5">
              <w:rPr>
                <w:rStyle w:val="Hyperlink"/>
                <w:noProof/>
              </w:rPr>
              <w:t>3.6.13.</w:t>
            </w:r>
            <w:r>
              <w:rPr>
                <w:rFonts w:asciiTheme="minorHAnsi" w:eastAsiaTheme="minorEastAsia" w:hAnsiTheme="minorHAnsi"/>
                <w:noProof/>
                <w:kern w:val="0"/>
                <w:sz w:val="22"/>
                <w14:ligatures w14:val="none"/>
              </w:rPr>
              <w:tab/>
            </w:r>
            <w:r w:rsidRPr="006566C5">
              <w:rPr>
                <w:rStyle w:val="Hyperlink"/>
                <w:noProof/>
              </w:rPr>
              <w:t>Use case Xem thông tin chi tiết sách</w:t>
            </w:r>
            <w:r>
              <w:rPr>
                <w:noProof/>
                <w:webHidden/>
              </w:rPr>
              <w:tab/>
            </w:r>
            <w:r>
              <w:rPr>
                <w:noProof/>
                <w:webHidden/>
              </w:rPr>
              <w:fldChar w:fldCharType="begin"/>
            </w:r>
            <w:r>
              <w:rPr>
                <w:noProof/>
                <w:webHidden/>
              </w:rPr>
              <w:instrText xml:space="preserve"> PAGEREF _Toc153394263 \h </w:instrText>
            </w:r>
            <w:r>
              <w:rPr>
                <w:noProof/>
                <w:webHidden/>
              </w:rPr>
            </w:r>
            <w:r>
              <w:rPr>
                <w:noProof/>
                <w:webHidden/>
              </w:rPr>
              <w:fldChar w:fldCharType="separate"/>
            </w:r>
            <w:r>
              <w:rPr>
                <w:noProof/>
                <w:webHidden/>
              </w:rPr>
              <w:t>31</w:t>
            </w:r>
            <w:r>
              <w:rPr>
                <w:noProof/>
                <w:webHidden/>
              </w:rPr>
              <w:fldChar w:fldCharType="end"/>
            </w:r>
          </w:hyperlink>
        </w:p>
        <w:p w14:paraId="72D0556D" w14:textId="495733D3" w:rsidR="00F35EDA" w:rsidRDefault="00F35EDA">
          <w:pPr>
            <w:pStyle w:val="TOC3"/>
            <w:tabs>
              <w:tab w:val="left" w:pos="1540"/>
              <w:tab w:val="right" w:leader="dot" w:pos="9350"/>
            </w:tabs>
            <w:rPr>
              <w:rFonts w:asciiTheme="minorHAnsi" w:eastAsiaTheme="minorEastAsia" w:hAnsiTheme="minorHAnsi"/>
              <w:noProof/>
              <w:kern w:val="0"/>
              <w:sz w:val="22"/>
              <w14:ligatures w14:val="none"/>
            </w:rPr>
          </w:pPr>
          <w:hyperlink w:anchor="_Toc153394264" w:history="1">
            <w:r w:rsidRPr="006566C5">
              <w:rPr>
                <w:rStyle w:val="Hyperlink"/>
                <w:noProof/>
              </w:rPr>
              <w:t>3.6.14.</w:t>
            </w:r>
            <w:r>
              <w:rPr>
                <w:rFonts w:asciiTheme="minorHAnsi" w:eastAsiaTheme="minorEastAsia" w:hAnsiTheme="minorHAnsi"/>
                <w:noProof/>
                <w:kern w:val="0"/>
                <w:sz w:val="22"/>
                <w14:ligatures w14:val="none"/>
              </w:rPr>
              <w:tab/>
            </w:r>
            <w:r w:rsidRPr="006566C5">
              <w:rPr>
                <w:rStyle w:val="Hyperlink"/>
                <w:noProof/>
              </w:rPr>
              <w:t>Use case Đặt hàng</w:t>
            </w:r>
            <w:r>
              <w:rPr>
                <w:noProof/>
                <w:webHidden/>
              </w:rPr>
              <w:tab/>
            </w:r>
            <w:r>
              <w:rPr>
                <w:noProof/>
                <w:webHidden/>
              </w:rPr>
              <w:fldChar w:fldCharType="begin"/>
            </w:r>
            <w:r>
              <w:rPr>
                <w:noProof/>
                <w:webHidden/>
              </w:rPr>
              <w:instrText xml:space="preserve"> PAGEREF _Toc153394264 \h </w:instrText>
            </w:r>
            <w:r>
              <w:rPr>
                <w:noProof/>
                <w:webHidden/>
              </w:rPr>
            </w:r>
            <w:r>
              <w:rPr>
                <w:noProof/>
                <w:webHidden/>
              </w:rPr>
              <w:fldChar w:fldCharType="separate"/>
            </w:r>
            <w:r>
              <w:rPr>
                <w:noProof/>
                <w:webHidden/>
              </w:rPr>
              <w:t>32</w:t>
            </w:r>
            <w:r>
              <w:rPr>
                <w:noProof/>
                <w:webHidden/>
              </w:rPr>
              <w:fldChar w:fldCharType="end"/>
            </w:r>
          </w:hyperlink>
        </w:p>
        <w:p w14:paraId="3D6A2A96" w14:textId="4C84C407" w:rsidR="00F35EDA" w:rsidRDefault="00F35EDA">
          <w:pPr>
            <w:pStyle w:val="TOC3"/>
            <w:tabs>
              <w:tab w:val="left" w:pos="1540"/>
              <w:tab w:val="right" w:leader="dot" w:pos="9350"/>
            </w:tabs>
            <w:rPr>
              <w:rFonts w:asciiTheme="minorHAnsi" w:eastAsiaTheme="minorEastAsia" w:hAnsiTheme="minorHAnsi"/>
              <w:noProof/>
              <w:kern w:val="0"/>
              <w:sz w:val="22"/>
              <w14:ligatures w14:val="none"/>
            </w:rPr>
          </w:pPr>
          <w:hyperlink w:anchor="_Toc153394265" w:history="1">
            <w:r w:rsidRPr="006566C5">
              <w:rPr>
                <w:rStyle w:val="Hyperlink"/>
                <w:noProof/>
              </w:rPr>
              <w:t>3.6.15.</w:t>
            </w:r>
            <w:r>
              <w:rPr>
                <w:rFonts w:asciiTheme="minorHAnsi" w:eastAsiaTheme="minorEastAsia" w:hAnsiTheme="minorHAnsi"/>
                <w:noProof/>
                <w:kern w:val="0"/>
                <w:sz w:val="22"/>
                <w14:ligatures w14:val="none"/>
              </w:rPr>
              <w:tab/>
            </w:r>
            <w:r w:rsidRPr="006566C5">
              <w:rPr>
                <w:rStyle w:val="Hyperlink"/>
                <w:noProof/>
              </w:rPr>
              <w:t>Use case Thanh toán</w:t>
            </w:r>
            <w:r>
              <w:rPr>
                <w:noProof/>
                <w:webHidden/>
              </w:rPr>
              <w:tab/>
            </w:r>
            <w:r>
              <w:rPr>
                <w:noProof/>
                <w:webHidden/>
              </w:rPr>
              <w:fldChar w:fldCharType="begin"/>
            </w:r>
            <w:r>
              <w:rPr>
                <w:noProof/>
                <w:webHidden/>
              </w:rPr>
              <w:instrText xml:space="preserve"> PAGEREF _Toc153394265 \h </w:instrText>
            </w:r>
            <w:r>
              <w:rPr>
                <w:noProof/>
                <w:webHidden/>
              </w:rPr>
            </w:r>
            <w:r>
              <w:rPr>
                <w:noProof/>
                <w:webHidden/>
              </w:rPr>
              <w:fldChar w:fldCharType="separate"/>
            </w:r>
            <w:r>
              <w:rPr>
                <w:noProof/>
                <w:webHidden/>
              </w:rPr>
              <w:t>33</w:t>
            </w:r>
            <w:r>
              <w:rPr>
                <w:noProof/>
                <w:webHidden/>
              </w:rPr>
              <w:fldChar w:fldCharType="end"/>
            </w:r>
          </w:hyperlink>
        </w:p>
        <w:p w14:paraId="2CF09D3A" w14:textId="4F81ACE0" w:rsidR="00F35EDA" w:rsidRDefault="00F35EDA">
          <w:pPr>
            <w:pStyle w:val="TOC3"/>
            <w:tabs>
              <w:tab w:val="right" w:leader="dot" w:pos="9350"/>
            </w:tabs>
            <w:rPr>
              <w:rFonts w:asciiTheme="minorHAnsi" w:eastAsiaTheme="minorEastAsia" w:hAnsiTheme="minorHAnsi"/>
              <w:noProof/>
              <w:kern w:val="0"/>
              <w:sz w:val="22"/>
              <w14:ligatures w14:val="none"/>
            </w:rPr>
          </w:pPr>
          <w:hyperlink w:anchor="_Toc153394266" w:history="1">
            <w:r w:rsidRPr="006566C5">
              <w:rPr>
                <w:rStyle w:val="Hyperlink"/>
                <w:noProof/>
              </w:rPr>
              <w:t>3.6.16.</w:t>
            </w:r>
            <w:r>
              <w:rPr>
                <w:noProof/>
                <w:webHidden/>
              </w:rPr>
              <w:tab/>
            </w:r>
            <w:r>
              <w:rPr>
                <w:noProof/>
                <w:webHidden/>
              </w:rPr>
              <w:fldChar w:fldCharType="begin"/>
            </w:r>
            <w:r>
              <w:rPr>
                <w:noProof/>
                <w:webHidden/>
              </w:rPr>
              <w:instrText xml:space="preserve"> PAGEREF _Toc153394266 \h </w:instrText>
            </w:r>
            <w:r>
              <w:rPr>
                <w:noProof/>
                <w:webHidden/>
              </w:rPr>
            </w:r>
            <w:r>
              <w:rPr>
                <w:noProof/>
                <w:webHidden/>
              </w:rPr>
              <w:fldChar w:fldCharType="separate"/>
            </w:r>
            <w:r>
              <w:rPr>
                <w:noProof/>
                <w:webHidden/>
              </w:rPr>
              <w:t>33</w:t>
            </w:r>
            <w:r>
              <w:rPr>
                <w:noProof/>
                <w:webHidden/>
              </w:rPr>
              <w:fldChar w:fldCharType="end"/>
            </w:r>
          </w:hyperlink>
        </w:p>
        <w:p w14:paraId="25CC80A8" w14:textId="4C495041"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67" w:history="1">
            <w:r w:rsidRPr="006566C5">
              <w:rPr>
                <w:rStyle w:val="Hyperlink"/>
                <w:noProof/>
              </w:rPr>
              <w:t>3.7.</w:t>
            </w:r>
            <w:r>
              <w:rPr>
                <w:rFonts w:asciiTheme="minorHAnsi" w:eastAsiaTheme="minorEastAsia" w:hAnsiTheme="minorHAnsi"/>
                <w:noProof/>
                <w:kern w:val="0"/>
                <w:sz w:val="22"/>
                <w14:ligatures w14:val="none"/>
              </w:rPr>
              <w:tab/>
            </w:r>
            <w:r w:rsidRPr="006566C5">
              <w:rPr>
                <w:rStyle w:val="Hyperlink"/>
                <w:noProof/>
              </w:rPr>
              <w:t>Biểu đồ hoạt động</w:t>
            </w:r>
            <w:r>
              <w:rPr>
                <w:noProof/>
                <w:webHidden/>
              </w:rPr>
              <w:tab/>
            </w:r>
            <w:r>
              <w:rPr>
                <w:noProof/>
                <w:webHidden/>
              </w:rPr>
              <w:fldChar w:fldCharType="begin"/>
            </w:r>
            <w:r>
              <w:rPr>
                <w:noProof/>
                <w:webHidden/>
              </w:rPr>
              <w:instrText xml:space="preserve"> PAGEREF _Toc153394267 \h </w:instrText>
            </w:r>
            <w:r>
              <w:rPr>
                <w:noProof/>
                <w:webHidden/>
              </w:rPr>
            </w:r>
            <w:r>
              <w:rPr>
                <w:noProof/>
                <w:webHidden/>
              </w:rPr>
              <w:fldChar w:fldCharType="separate"/>
            </w:r>
            <w:r>
              <w:rPr>
                <w:noProof/>
                <w:webHidden/>
              </w:rPr>
              <w:t>34</w:t>
            </w:r>
            <w:r>
              <w:rPr>
                <w:noProof/>
                <w:webHidden/>
              </w:rPr>
              <w:fldChar w:fldCharType="end"/>
            </w:r>
          </w:hyperlink>
        </w:p>
        <w:p w14:paraId="3170648E" w14:textId="2E2314D8"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68" w:history="1">
            <w:r w:rsidRPr="006566C5">
              <w:rPr>
                <w:rStyle w:val="Hyperlink"/>
                <w:noProof/>
              </w:rPr>
              <w:t>3.8.</w:t>
            </w:r>
            <w:r>
              <w:rPr>
                <w:rFonts w:asciiTheme="minorHAnsi" w:eastAsiaTheme="minorEastAsia" w:hAnsiTheme="minorHAnsi"/>
                <w:noProof/>
                <w:kern w:val="0"/>
                <w:sz w:val="22"/>
                <w14:ligatures w14:val="none"/>
              </w:rPr>
              <w:tab/>
            </w:r>
            <w:r w:rsidRPr="006566C5">
              <w:rPr>
                <w:rStyle w:val="Hyperlink"/>
                <w:noProof/>
              </w:rPr>
              <w:t>Biểu đồ tuần tự</w:t>
            </w:r>
            <w:r>
              <w:rPr>
                <w:noProof/>
                <w:webHidden/>
              </w:rPr>
              <w:tab/>
            </w:r>
            <w:r>
              <w:rPr>
                <w:noProof/>
                <w:webHidden/>
              </w:rPr>
              <w:fldChar w:fldCharType="begin"/>
            </w:r>
            <w:r>
              <w:rPr>
                <w:noProof/>
                <w:webHidden/>
              </w:rPr>
              <w:instrText xml:space="preserve"> PAGEREF _Toc153394268 \h </w:instrText>
            </w:r>
            <w:r>
              <w:rPr>
                <w:noProof/>
                <w:webHidden/>
              </w:rPr>
            </w:r>
            <w:r>
              <w:rPr>
                <w:noProof/>
                <w:webHidden/>
              </w:rPr>
              <w:fldChar w:fldCharType="separate"/>
            </w:r>
            <w:r>
              <w:rPr>
                <w:noProof/>
                <w:webHidden/>
              </w:rPr>
              <w:t>34</w:t>
            </w:r>
            <w:r>
              <w:rPr>
                <w:noProof/>
                <w:webHidden/>
              </w:rPr>
              <w:fldChar w:fldCharType="end"/>
            </w:r>
          </w:hyperlink>
        </w:p>
        <w:p w14:paraId="3FCE65EA" w14:textId="4D58E699"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69" w:history="1">
            <w:r w:rsidRPr="006566C5">
              <w:rPr>
                <w:rStyle w:val="Hyperlink"/>
                <w:noProof/>
              </w:rPr>
              <w:t>3.9.</w:t>
            </w:r>
            <w:r>
              <w:rPr>
                <w:rFonts w:asciiTheme="minorHAnsi" w:eastAsiaTheme="minorEastAsia" w:hAnsiTheme="minorHAnsi"/>
                <w:noProof/>
                <w:kern w:val="0"/>
                <w:sz w:val="22"/>
                <w14:ligatures w14:val="none"/>
              </w:rPr>
              <w:tab/>
            </w:r>
            <w:r w:rsidRPr="006566C5">
              <w:rPr>
                <w:rStyle w:val="Hyperlink"/>
                <w:noProof/>
              </w:rPr>
              <w:t>Biểu đồ giao tiếp</w:t>
            </w:r>
            <w:r>
              <w:rPr>
                <w:noProof/>
                <w:webHidden/>
              </w:rPr>
              <w:tab/>
            </w:r>
            <w:r>
              <w:rPr>
                <w:noProof/>
                <w:webHidden/>
              </w:rPr>
              <w:fldChar w:fldCharType="begin"/>
            </w:r>
            <w:r>
              <w:rPr>
                <w:noProof/>
                <w:webHidden/>
              </w:rPr>
              <w:instrText xml:space="preserve"> PAGEREF _Toc153394269 \h </w:instrText>
            </w:r>
            <w:r>
              <w:rPr>
                <w:noProof/>
                <w:webHidden/>
              </w:rPr>
            </w:r>
            <w:r>
              <w:rPr>
                <w:noProof/>
                <w:webHidden/>
              </w:rPr>
              <w:fldChar w:fldCharType="separate"/>
            </w:r>
            <w:r>
              <w:rPr>
                <w:noProof/>
                <w:webHidden/>
              </w:rPr>
              <w:t>34</w:t>
            </w:r>
            <w:r>
              <w:rPr>
                <w:noProof/>
                <w:webHidden/>
              </w:rPr>
              <w:fldChar w:fldCharType="end"/>
            </w:r>
          </w:hyperlink>
        </w:p>
        <w:p w14:paraId="6C28A30A" w14:textId="7CE92074" w:rsidR="00F35EDA" w:rsidRDefault="00F35EDA">
          <w:pPr>
            <w:pStyle w:val="TOC2"/>
            <w:tabs>
              <w:tab w:val="left" w:pos="1100"/>
              <w:tab w:val="right" w:leader="dot" w:pos="9350"/>
            </w:tabs>
            <w:rPr>
              <w:rFonts w:asciiTheme="minorHAnsi" w:eastAsiaTheme="minorEastAsia" w:hAnsiTheme="minorHAnsi"/>
              <w:noProof/>
              <w:kern w:val="0"/>
              <w:sz w:val="22"/>
              <w14:ligatures w14:val="none"/>
            </w:rPr>
          </w:pPr>
          <w:hyperlink w:anchor="_Toc153394270" w:history="1">
            <w:r w:rsidRPr="006566C5">
              <w:rPr>
                <w:rStyle w:val="Hyperlink"/>
                <w:noProof/>
              </w:rPr>
              <w:t>3.10.</w:t>
            </w:r>
            <w:r>
              <w:rPr>
                <w:rFonts w:asciiTheme="minorHAnsi" w:eastAsiaTheme="minorEastAsia" w:hAnsiTheme="minorHAnsi"/>
                <w:noProof/>
                <w:kern w:val="0"/>
                <w:sz w:val="22"/>
                <w14:ligatures w14:val="none"/>
              </w:rPr>
              <w:tab/>
            </w:r>
            <w:r w:rsidRPr="006566C5">
              <w:rPr>
                <w:rStyle w:val="Hyperlink"/>
                <w:noProof/>
              </w:rPr>
              <w:t>Interface</w:t>
            </w:r>
            <w:r>
              <w:rPr>
                <w:noProof/>
                <w:webHidden/>
              </w:rPr>
              <w:tab/>
            </w:r>
            <w:r>
              <w:rPr>
                <w:noProof/>
                <w:webHidden/>
              </w:rPr>
              <w:fldChar w:fldCharType="begin"/>
            </w:r>
            <w:r>
              <w:rPr>
                <w:noProof/>
                <w:webHidden/>
              </w:rPr>
              <w:instrText xml:space="preserve"> PAGEREF _Toc153394270 \h </w:instrText>
            </w:r>
            <w:r>
              <w:rPr>
                <w:noProof/>
                <w:webHidden/>
              </w:rPr>
            </w:r>
            <w:r>
              <w:rPr>
                <w:noProof/>
                <w:webHidden/>
              </w:rPr>
              <w:fldChar w:fldCharType="separate"/>
            </w:r>
            <w:r>
              <w:rPr>
                <w:noProof/>
                <w:webHidden/>
              </w:rPr>
              <w:t>34</w:t>
            </w:r>
            <w:r>
              <w:rPr>
                <w:noProof/>
                <w:webHidden/>
              </w:rPr>
              <w:fldChar w:fldCharType="end"/>
            </w:r>
          </w:hyperlink>
        </w:p>
        <w:p w14:paraId="6E039916" w14:textId="45D91391" w:rsidR="00F35EDA" w:rsidRDefault="00F35EDA">
          <w:pPr>
            <w:pStyle w:val="TOC1"/>
            <w:tabs>
              <w:tab w:val="left" w:pos="1760"/>
              <w:tab w:val="right" w:leader="dot" w:pos="9350"/>
            </w:tabs>
            <w:rPr>
              <w:rFonts w:asciiTheme="minorHAnsi" w:eastAsiaTheme="minorEastAsia" w:hAnsiTheme="minorHAnsi"/>
              <w:noProof/>
              <w:kern w:val="0"/>
              <w:sz w:val="22"/>
              <w14:ligatures w14:val="none"/>
            </w:rPr>
          </w:pPr>
          <w:hyperlink w:anchor="_Toc153394271" w:history="1">
            <w:r w:rsidRPr="006566C5">
              <w:rPr>
                <w:rStyle w:val="Hyperlink"/>
                <w:noProof/>
              </w:rPr>
              <w:t>CHƯƠNG 4:</w:t>
            </w:r>
            <w:r>
              <w:rPr>
                <w:rFonts w:asciiTheme="minorHAnsi" w:eastAsiaTheme="minorEastAsia" w:hAnsiTheme="minorHAnsi"/>
                <w:noProof/>
                <w:kern w:val="0"/>
                <w:sz w:val="22"/>
                <w14:ligatures w14:val="none"/>
              </w:rPr>
              <w:tab/>
            </w:r>
            <w:r w:rsidRPr="006566C5">
              <w:rPr>
                <w:rStyle w:val="Hyperlink"/>
                <w:noProof/>
              </w:rPr>
              <w:t>NỘI DUNG DỰ ÁN</w:t>
            </w:r>
            <w:r>
              <w:rPr>
                <w:noProof/>
                <w:webHidden/>
              </w:rPr>
              <w:tab/>
            </w:r>
            <w:r>
              <w:rPr>
                <w:noProof/>
                <w:webHidden/>
              </w:rPr>
              <w:fldChar w:fldCharType="begin"/>
            </w:r>
            <w:r>
              <w:rPr>
                <w:noProof/>
                <w:webHidden/>
              </w:rPr>
              <w:instrText xml:space="preserve"> PAGEREF _Toc153394271 \h </w:instrText>
            </w:r>
            <w:r>
              <w:rPr>
                <w:noProof/>
                <w:webHidden/>
              </w:rPr>
            </w:r>
            <w:r>
              <w:rPr>
                <w:noProof/>
                <w:webHidden/>
              </w:rPr>
              <w:fldChar w:fldCharType="separate"/>
            </w:r>
            <w:r>
              <w:rPr>
                <w:noProof/>
                <w:webHidden/>
              </w:rPr>
              <w:t>34</w:t>
            </w:r>
            <w:r>
              <w:rPr>
                <w:noProof/>
                <w:webHidden/>
              </w:rPr>
              <w:fldChar w:fldCharType="end"/>
            </w:r>
          </w:hyperlink>
        </w:p>
        <w:p w14:paraId="1B14D4E9" w14:textId="73C0FDCD"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72" w:history="1">
            <w:r w:rsidRPr="006566C5">
              <w:rPr>
                <w:rStyle w:val="Hyperlink"/>
                <w:noProof/>
              </w:rPr>
              <w:t>4.1.</w:t>
            </w:r>
            <w:r>
              <w:rPr>
                <w:rFonts w:asciiTheme="minorHAnsi" w:eastAsiaTheme="minorEastAsia" w:hAnsiTheme="minorHAnsi"/>
                <w:noProof/>
                <w:kern w:val="0"/>
                <w:sz w:val="22"/>
                <w14:ligatures w14:val="none"/>
              </w:rPr>
              <w:tab/>
            </w:r>
            <w:r w:rsidRPr="006566C5">
              <w:rPr>
                <w:rStyle w:val="Hyperlink"/>
                <w:noProof/>
              </w:rPr>
              <w:t>Giao diện người dùng</w:t>
            </w:r>
            <w:r>
              <w:rPr>
                <w:noProof/>
                <w:webHidden/>
              </w:rPr>
              <w:tab/>
            </w:r>
            <w:r>
              <w:rPr>
                <w:noProof/>
                <w:webHidden/>
              </w:rPr>
              <w:fldChar w:fldCharType="begin"/>
            </w:r>
            <w:r>
              <w:rPr>
                <w:noProof/>
                <w:webHidden/>
              </w:rPr>
              <w:instrText xml:space="preserve"> PAGEREF _Toc153394272 \h </w:instrText>
            </w:r>
            <w:r>
              <w:rPr>
                <w:noProof/>
                <w:webHidden/>
              </w:rPr>
            </w:r>
            <w:r>
              <w:rPr>
                <w:noProof/>
                <w:webHidden/>
              </w:rPr>
              <w:fldChar w:fldCharType="separate"/>
            </w:r>
            <w:r>
              <w:rPr>
                <w:noProof/>
                <w:webHidden/>
              </w:rPr>
              <w:t>34</w:t>
            </w:r>
            <w:r>
              <w:rPr>
                <w:noProof/>
                <w:webHidden/>
              </w:rPr>
              <w:fldChar w:fldCharType="end"/>
            </w:r>
          </w:hyperlink>
        </w:p>
        <w:p w14:paraId="0938A220" w14:textId="388754CB"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3" w:history="1">
            <w:r w:rsidRPr="006566C5">
              <w:rPr>
                <w:rStyle w:val="Hyperlink"/>
                <w:noProof/>
              </w:rPr>
              <w:t>4.1.1.</w:t>
            </w:r>
            <w:r>
              <w:rPr>
                <w:rFonts w:asciiTheme="minorHAnsi" w:eastAsiaTheme="minorEastAsia" w:hAnsiTheme="minorHAnsi"/>
                <w:noProof/>
                <w:kern w:val="0"/>
                <w:sz w:val="22"/>
                <w14:ligatures w14:val="none"/>
              </w:rPr>
              <w:tab/>
            </w:r>
            <w:r w:rsidRPr="006566C5">
              <w:rPr>
                <w:rStyle w:val="Hyperlink"/>
                <w:noProof/>
              </w:rPr>
              <w:t>Giao diện trang chủ</w:t>
            </w:r>
            <w:r>
              <w:rPr>
                <w:noProof/>
                <w:webHidden/>
              </w:rPr>
              <w:tab/>
            </w:r>
            <w:r>
              <w:rPr>
                <w:noProof/>
                <w:webHidden/>
              </w:rPr>
              <w:fldChar w:fldCharType="begin"/>
            </w:r>
            <w:r>
              <w:rPr>
                <w:noProof/>
                <w:webHidden/>
              </w:rPr>
              <w:instrText xml:space="preserve"> PAGEREF _Toc153394273 \h </w:instrText>
            </w:r>
            <w:r>
              <w:rPr>
                <w:noProof/>
                <w:webHidden/>
              </w:rPr>
            </w:r>
            <w:r>
              <w:rPr>
                <w:noProof/>
                <w:webHidden/>
              </w:rPr>
              <w:fldChar w:fldCharType="separate"/>
            </w:r>
            <w:r>
              <w:rPr>
                <w:noProof/>
                <w:webHidden/>
              </w:rPr>
              <w:t>34</w:t>
            </w:r>
            <w:r>
              <w:rPr>
                <w:noProof/>
                <w:webHidden/>
              </w:rPr>
              <w:fldChar w:fldCharType="end"/>
            </w:r>
          </w:hyperlink>
        </w:p>
        <w:p w14:paraId="5CB050EF" w14:textId="514EEC6D"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4" w:history="1">
            <w:r w:rsidRPr="006566C5">
              <w:rPr>
                <w:rStyle w:val="Hyperlink"/>
                <w:noProof/>
              </w:rPr>
              <w:t>4.1.2.</w:t>
            </w:r>
            <w:r>
              <w:rPr>
                <w:rFonts w:asciiTheme="minorHAnsi" w:eastAsiaTheme="minorEastAsia" w:hAnsiTheme="minorHAnsi"/>
                <w:noProof/>
                <w:kern w:val="0"/>
                <w:sz w:val="22"/>
                <w14:ligatures w14:val="none"/>
              </w:rPr>
              <w:tab/>
            </w:r>
            <w:r w:rsidRPr="006566C5">
              <w:rPr>
                <w:rStyle w:val="Hyperlink"/>
                <w:noProof/>
              </w:rPr>
              <w:t>Giao diện danh sách nhà xuất bản</w:t>
            </w:r>
            <w:r>
              <w:rPr>
                <w:noProof/>
                <w:webHidden/>
              </w:rPr>
              <w:tab/>
            </w:r>
            <w:r>
              <w:rPr>
                <w:noProof/>
                <w:webHidden/>
              </w:rPr>
              <w:fldChar w:fldCharType="begin"/>
            </w:r>
            <w:r>
              <w:rPr>
                <w:noProof/>
                <w:webHidden/>
              </w:rPr>
              <w:instrText xml:space="preserve"> PAGEREF _Toc153394274 \h </w:instrText>
            </w:r>
            <w:r>
              <w:rPr>
                <w:noProof/>
                <w:webHidden/>
              </w:rPr>
            </w:r>
            <w:r>
              <w:rPr>
                <w:noProof/>
                <w:webHidden/>
              </w:rPr>
              <w:fldChar w:fldCharType="separate"/>
            </w:r>
            <w:r>
              <w:rPr>
                <w:noProof/>
                <w:webHidden/>
              </w:rPr>
              <w:t>34</w:t>
            </w:r>
            <w:r>
              <w:rPr>
                <w:noProof/>
                <w:webHidden/>
              </w:rPr>
              <w:fldChar w:fldCharType="end"/>
            </w:r>
          </w:hyperlink>
        </w:p>
        <w:p w14:paraId="731DBA36" w14:textId="422C88AC"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5" w:history="1">
            <w:r w:rsidRPr="006566C5">
              <w:rPr>
                <w:rStyle w:val="Hyperlink"/>
                <w:noProof/>
              </w:rPr>
              <w:t>4.1.3.</w:t>
            </w:r>
            <w:r>
              <w:rPr>
                <w:rFonts w:asciiTheme="minorHAnsi" w:eastAsiaTheme="minorEastAsia" w:hAnsiTheme="minorHAnsi"/>
                <w:noProof/>
                <w:kern w:val="0"/>
                <w:sz w:val="22"/>
                <w14:ligatures w14:val="none"/>
              </w:rPr>
              <w:tab/>
            </w:r>
            <w:r w:rsidRPr="006566C5">
              <w:rPr>
                <w:rStyle w:val="Hyperlink"/>
                <w:noProof/>
              </w:rPr>
              <w:t>Giao diện toàn bộ sách</w:t>
            </w:r>
            <w:r>
              <w:rPr>
                <w:noProof/>
                <w:webHidden/>
              </w:rPr>
              <w:tab/>
            </w:r>
            <w:r>
              <w:rPr>
                <w:noProof/>
                <w:webHidden/>
              </w:rPr>
              <w:fldChar w:fldCharType="begin"/>
            </w:r>
            <w:r>
              <w:rPr>
                <w:noProof/>
                <w:webHidden/>
              </w:rPr>
              <w:instrText xml:space="preserve"> PAGEREF _Toc153394275 \h </w:instrText>
            </w:r>
            <w:r>
              <w:rPr>
                <w:noProof/>
                <w:webHidden/>
              </w:rPr>
            </w:r>
            <w:r>
              <w:rPr>
                <w:noProof/>
                <w:webHidden/>
              </w:rPr>
              <w:fldChar w:fldCharType="separate"/>
            </w:r>
            <w:r>
              <w:rPr>
                <w:noProof/>
                <w:webHidden/>
              </w:rPr>
              <w:t>35</w:t>
            </w:r>
            <w:r>
              <w:rPr>
                <w:noProof/>
                <w:webHidden/>
              </w:rPr>
              <w:fldChar w:fldCharType="end"/>
            </w:r>
          </w:hyperlink>
        </w:p>
        <w:p w14:paraId="567D9E34" w14:textId="0B92744C"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6" w:history="1">
            <w:r w:rsidRPr="006566C5">
              <w:rPr>
                <w:rStyle w:val="Hyperlink"/>
                <w:noProof/>
              </w:rPr>
              <w:t>4.1.4.</w:t>
            </w:r>
            <w:r>
              <w:rPr>
                <w:rFonts w:asciiTheme="minorHAnsi" w:eastAsiaTheme="minorEastAsia" w:hAnsiTheme="minorHAnsi"/>
                <w:noProof/>
                <w:kern w:val="0"/>
                <w:sz w:val="22"/>
                <w14:ligatures w14:val="none"/>
              </w:rPr>
              <w:tab/>
            </w:r>
            <w:r w:rsidRPr="006566C5">
              <w:rPr>
                <w:rStyle w:val="Hyperlink"/>
                <w:noProof/>
              </w:rPr>
              <w:t>Giao diện liên lạc</w:t>
            </w:r>
            <w:r>
              <w:rPr>
                <w:noProof/>
                <w:webHidden/>
              </w:rPr>
              <w:tab/>
            </w:r>
            <w:r>
              <w:rPr>
                <w:noProof/>
                <w:webHidden/>
              </w:rPr>
              <w:fldChar w:fldCharType="begin"/>
            </w:r>
            <w:r>
              <w:rPr>
                <w:noProof/>
                <w:webHidden/>
              </w:rPr>
              <w:instrText xml:space="preserve"> PAGEREF _Toc153394276 \h </w:instrText>
            </w:r>
            <w:r>
              <w:rPr>
                <w:noProof/>
                <w:webHidden/>
              </w:rPr>
            </w:r>
            <w:r>
              <w:rPr>
                <w:noProof/>
                <w:webHidden/>
              </w:rPr>
              <w:fldChar w:fldCharType="separate"/>
            </w:r>
            <w:r>
              <w:rPr>
                <w:noProof/>
                <w:webHidden/>
              </w:rPr>
              <w:t>35</w:t>
            </w:r>
            <w:r>
              <w:rPr>
                <w:noProof/>
                <w:webHidden/>
              </w:rPr>
              <w:fldChar w:fldCharType="end"/>
            </w:r>
          </w:hyperlink>
        </w:p>
        <w:p w14:paraId="2C2B2302" w14:textId="5985A2AC"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7" w:history="1">
            <w:r w:rsidRPr="006566C5">
              <w:rPr>
                <w:rStyle w:val="Hyperlink"/>
                <w:noProof/>
              </w:rPr>
              <w:t>4.1.5.</w:t>
            </w:r>
            <w:r>
              <w:rPr>
                <w:rFonts w:asciiTheme="minorHAnsi" w:eastAsiaTheme="minorEastAsia" w:hAnsiTheme="minorHAnsi"/>
                <w:noProof/>
                <w:kern w:val="0"/>
                <w:sz w:val="22"/>
                <w14:ligatures w14:val="none"/>
              </w:rPr>
              <w:tab/>
            </w:r>
            <w:r w:rsidRPr="006566C5">
              <w:rPr>
                <w:rStyle w:val="Hyperlink"/>
                <w:noProof/>
              </w:rPr>
              <w:t>Giao diện giỏ hàng</w:t>
            </w:r>
            <w:r>
              <w:rPr>
                <w:noProof/>
                <w:webHidden/>
              </w:rPr>
              <w:tab/>
            </w:r>
            <w:r>
              <w:rPr>
                <w:noProof/>
                <w:webHidden/>
              </w:rPr>
              <w:fldChar w:fldCharType="begin"/>
            </w:r>
            <w:r>
              <w:rPr>
                <w:noProof/>
                <w:webHidden/>
              </w:rPr>
              <w:instrText xml:space="preserve"> PAGEREF _Toc153394277 \h </w:instrText>
            </w:r>
            <w:r>
              <w:rPr>
                <w:noProof/>
                <w:webHidden/>
              </w:rPr>
            </w:r>
            <w:r>
              <w:rPr>
                <w:noProof/>
                <w:webHidden/>
              </w:rPr>
              <w:fldChar w:fldCharType="separate"/>
            </w:r>
            <w:r>
              <w:rPr>
                <w:noProof/>
                <w:webHidden/>
              </w:rPr>
              <w:t>36</w:t>
            </w:r>
            <w:r>
              <w:rPr>
                <w:noProof/>
                <w:webHidden/>
              </w:rPr>
              <w:fldChar w:fldCharType="end"/>
            </w:r>
          </w:hyperlink>
        </w:p>
        <w:p w14:paraId="0DEACFB5" w14:textId="37D3D133"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8" w:history="1">
            <w:r w:rsidRPr="006566C5">
              <w:rPr>
                <w:rStyle w:val="Hyperlink"/>
                <w:noProof/>
              </w:rPr>
              <w:t>4.1.6.</w:t>
            </w:r>
            <w:r>
              <w:rPr>
                <w:rFonts w:asciiTheme="minorHAnsi" w:eastAsiaTheme="minorEastAsia" w:hAnsiTheme="minorHAnsi"/>
                <w:noProof/>
                <w:kern w:val="0"/>
                <w:sz w:val="22"/>
                <w14:ligatures w14:val="none"/>
              </w:rPr>
              <w:tab/>
            </w:r>
            <w:r w:rsidRPr="006566C5">
              <w:rPr>
                <w:rStyle w:val="Hyperlink"/>
                <w:noProof/>
              </w:rPr>
              <w:t>Giao diện thông tin chi tiết sách</w:t>
            </w:r>
            <w:r>
              <w:rPr>
                <w:noProof/>
                <w:webHidden/>
              </w:rPr>
              <w:tab/>
            </w:r>
            <w:r>
              <w:rPr>
                <w:noProof/>
                <w:webHidden/>
              </w:rPr>
              <w:fldChar w:fldCharType="begin"/>
            </w:r>
            <w:r>
              <w:rPr>
                <w:noProof/>
                <w:webHidden/>
              </w:rPr>
              <w:instrText xml:space="preserve"> PAGEREF _Toc153394278 \h </w:instrText>
            </w:r>
            <w:r>
              <w:rPr>
                <w:noProof/>
                <w:webHidden/>
              </w:rPr>
            </w:r>
            <w:r>
              <w:rPr>
                <w:noProof/>
                <w:webHidden/>
              </w:rPr>
              <w:fldChar w:fldCharType="separate"/>
            </w:r>
            <w:r>
              <w:rPr>
                <w:noProof/>
                <w:webHidden/>
              </w:rPr>
              <w:t>36</w:t>
            </w:r>
            <w:r>
              <w:rPr>
                <w:noProof/>
                <w:webHidden/>
              </w:rPr>
              <w:fldChar w:fldCharType="end"/>
            </w:r>
          </w:hyperlink>
        </w:p>
        <w:p w14:paraId="042F0D47" w14:textId="1EAC3C47"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79" w:history="1">
            <w:r w:rsidRPr="006566C5">
              <w:rPr>
                <w:rStyle w:val="Hyperlink"/>
                <w:noProof/>
              </w:rPr>
              <w:t>4.1.7.</w:t>
            </w:r>
            <w:r>
              <w:rPr>
                <w:rFonts w:asciiTheme="minorHAnsi" w:eastAsiaTheme="minorEastAsia" w:hAnsiTheme="minorHAnsi"/>
                <w:noProof/>
                <w:kern w:val="0"/>
                <w:sz w:val="22"/>
                <w14:ligatures w14:val="none"/>
              </w:rPr>
              <w:tab/>
            </w:r>
            <w:r w:rsidRPr="006566C5">
              <w:rPr>
                <w:rStyle w:val="Hyperlink"/>
                <w:noProof/>
              </w:rPr>
              <w:t>Giao diện đăng nhập dành riêng cho admin</w:t>
            </w:r>
            <w:r>
              <w:rPr>
                <w:noProof/>
                <w:webHidden/>
              </w:rPr>
              <w:tab/>
            </w:r>
            <w:r>
              <w:rPr>
                <w:noProof/>
                <w:webHidden/>
              </w:rPr>
              <w:fldChar w:fldCharType="begin"/>
            </w:r>
            <w:r>
              <w:rPr>
                <w:noProof/>
                <w:webHidden/>
              </w:rPr>
              <w:instrText xml:space="preserve"> PAGEREF _Toc153394279 \h </w:instrText>
            </w:r>
            <w:r>
              <w:rPr>
                <w:noProof/>
                <w:webHidden/>
              </w:rPr>
            </w:r>
            <w:r>
              <w:rPr>
                <w:noProof/>
                <w:webHidden/>
              </w:rPr>
              <w:fldChar w:fldCharType="separate"/>
            </w:r>
            <w:r>
              <w:rPr>
                <w:noProof/>
                <w:webHidden/>
              </w:rPr>
              <w:t>36</w:t>
            </w:r>
            <w:r>
              <w:rPr>
                <w:noProof/>
                <w:webHidden/>
              </w:rPr>
              <w:fldChar w:fldCharType="end"/>
            </w:r>
          </w:hyperlink>
        </w:p>
        <w:p w14:paraId="1C1D0AF4" w14:textId="0B83210F"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80" w:history="1">
            <w:r w:rsidRPr="006566C5">
              <w:rPr>
                <w:rStyle w:val="Hyperlink"/>
                <w:noProof/>
              </w:rPr>
              <w:t>4.1.8.</w:t>
            </w:r>
            <w:r>
              <w:rPr>
                <w:rFonts w:asciiTheme="minorHAnsi" w:eastAsiaTheme="minorEastAsia" w:hAnsiTheme="minorHAnsi"/>
                <w:noProof/>
                <w:kern w:val="0"/>
                <w:sz w:val="22"/>
                <w14:ligatures w14:val="none"/>
              </w:rPr>
              <w:tab/>
            </w:r>
            <w:r w:rsidRPr="006566C5">
              <w:rPr>
                <w:rStyle w:val="Hyperlink"/>
                <w:noProof/>
              </w:rPr>
              <w:t>Giao diện admin</w:t>
            </w:r>
            <w:r>
              <w:rPr>
                <w:noProof/>
                <w:webHidden/>
              </w:rPr>
              <w:tab/>
            </w:r>
            <w:r>
              <w:rPr>
                <w:noProof/>
                <w:webHidden/>
              </w:rPr>
              <w:fldChar w:fldCharType="begin"/>
            </w:r>
            <w:r>
              <w:rPr>
                <w:noProof/>
                <w:webHidden/>
              </w:rPr>
              <w:instrText xml:space="preserve"> PAGEREF _Toc153394280 \h </w:instrText>
            </w:r>
            <w:r>
              <w:rPr>
                <w:noProof/>
                <w:webHidden/>
              </w:rPr>
            </w:r>
            <w:r>
              <w:rPr>
                <w:noProof/>
                <w:webHidden/>
              </w:rPr>
              <w:fldChar w:fldCharType="separate"/>
            </w:r>
            <w:r>
              <w:rPr>
                <w:noProof/>
                <w:webHidden/>
              </w:rPr>
              <w:t>37</w:t>
            </w:r>
            <w:r>
              <w:rPr>
                <w:noProof/>
                <w:webHidden/>
              </w:rPr>
              <w:fldChar w:fldCharType="end"/>
            </w:r>
          </w:hyperlink>
        </w:p>
        <w:p w14:paraId="2139E1EC" w14:textId="28EE25CD" w:rsidR="00F35EDA" w:rsidRDefault="00F35EDA">
          <w:pPr>
            <w:pStyle w:val="TOC3"/>
            <w:tabs>
              <w:tab w:val="left" w:pos="1320"/>
              <w:tab w:val="right" w:leader="dot" w:pos="9350"/>
            </w:tabs>
            <w:rPr>
              <w:rFonts w:asciiTheme="minorHAnsi" w:eastAsiaTheme="minorEastAsia" w:hAnsiTheme="minorHAnsi"/>
              <w:noProof/>
              <w:kern w:val="0"/>
              <w:sz w:val="22"/>
              <w14:ligatures w14:val="none"/>
            </w:rPr>
          </w:pPr>
          <w:hyperlink w:anchor="_Toc153394281" w:history="1">
            <w:r w:rsidRPr="006566C5">
              <w:rPr>
                <w:rStyle w:val="Hyperlink"/>
                <w:noProof/>
              </w:rPr>
              <w:t>4.1.9.</w:t>
            </w:r>
            <w:r>
              <w:rPr>
                <w:rFonts w:asciiTheme="minorHAnsi" w:eastAsiaTheme="minorEastAsia" w:hAnsiTheme="minorHAnsi"/>
                <w:noProof/>
                <w:kern w:val="0"/>
                <w:sz w:val="22"/>
                <w14:ligatures w14:val="none"/>
              </w:rPr>
              <w:tab/>
            </w:r>
            <w:r w:rsidRPr="006566C5">
              <w:rPr>
                <w:rStyle w:val="Hyperlink"/>
                <w:noProof/>
              </w:rPr>
              <w:t>Giao diện chỉnh sửa thông tin sách của admin</w:t>
            </w:r>
            <w:r>
              <w:rPr>
                <w:noProof/>
                <w:webHidden/>
              </w:rPr>
              <w:tab/>
            </w:r>
            <w:r>
              <w:rPr>
                <w:noProof/>
                <w:webHidden/>
              </w:rPr>
              <w:fldChar w:fldCharType="begin"/>
            </w:r>
            <w:r>
              <w:rPr>
                <w:noProof/>
                <w:webHidden/>
              </w:rPr>
              <w:instrText xml:space="preserve"> PAGEREF _Toc153394281 \h </w:instrText>
            </w:r>
            <w:r>
              <w:rPr>
                <w:noProof/>
                <w:webHidden/>
              </w:rPr>
            </w:r>
            <w:r>
              <w:rPr>
                <w:noProof/>
                <w:webHidden/>
              </w:rPr>
              <w:fldChar w:fldCharType="separate"/>
            </w:r>
            <w:r>
              <w:rPr>
                <w:noProof/>
                <w:webHidden/>
              </w:rPr>
              <w:t>37</w:t>
            </w:r>
            <w:r>
              <w:rPr>
                <w:noProof/>
                <w:webHidden/>
              </w:rPr>
              <w:fldChar w:fldCharType="end"/>
            </w:r>
          </w:hyperlink>
        </w:p>
        <w:p w14:paraId="449CE5D0" w14:textId="23EA53D9" w:rsidR="00F35EDA" w:rsidRDefault="00F35EDA">
          <w:pPr>
            <w:pStyle w:val="TOC1"/>
            <w:tabs>
              <w:tab w:val="left" w:pos="1760"/>
              <w:tab w:val="right" w:leader="dot" w:pos="9350"/>
            </w:tabs>
            <w:rPr>
              <w:rFonts w:asciiTheme="minorHAnsi" w:eastAsiaTheme="minorEastAsia" w:hAnsiTheme="minorHAnsi"/>
              <w:noProof/>
              <w:kern w:val="0"/>
              <w:sz w:val="22"/>
              <w14:ligatures w14:val="none"/>
            </w:rPr>
          </w:pPr>
          <w:hyperlink w:anchor="_Toc153394282" w:history="1">
            <w:r w:rsidRPr="006566C5">
              <w:rPr>
                <w:rStyle w:val="Hyperlink"/>
                <w:noProof/>
              </w:rPr>
              <w:t>CHƯƠNG 5:</w:t>
            </w:r>
            <w:r>
              <w:rPr>
                <w:rFonts w:asciiTheme="minorHAnsi" w:eastAsiaTheme="minorEastAsia" w:hAnsiTheme="minorHAnsi"/>
                <w:noProof/>
                <w:kern w:val="0"/>
                <w:sz w:val="22"/>
                <w14:ligatures w14:val="none"/>
              </w:rPr>
              <w:tab/>
            </w:r>
            <w:r w:rsidRPr="006566C5">
              <w:rPr>
                <w:rStyle w:val="Hyperlink"/>
                <w:noProof/>
              </w:rPr>
              <w:t>KẾT LUẬN VÀ HƯỚNG PHÁT TRIỂN</w:t>
            </w:r>
            <w:r>
              <w:rPr>
                <w:noProof/>
                <w:webHidden/>
              </w:rPr>
              <w:tab/>
            </w:r>
            <w:r>
              <w:rPr>
                <w:noProof/>
                <w:webHidden/>
              </w:rPr>
              <w:fldChar w:fldCharType="begin"/>
            </w:r>
            <w:r>
              <w:rPr>
                <w:noProof/>
                <w:webHidden/>
              </w:rPr>
              <w:instrText xml:space="preserve"> PAGEREF _Toc153394282 \h </w:instrText>
            </w:r>
            <w:r>
              <w:rPr>
                <w:noProof/>
                <w:webHidden/>
              </w:rPr>
            </w:r>
            <w:r>
              <w:rPr>
                <w:noProof/>
                <w:webHidden/>
              </w:rPr>
              <w:fldChar w:fldCharType="separate"/>
            </w:r>
            <w:r>
              <w:rPr>
                <w:noProof/>
                <w:webHidden/>
              </w:rPr>
              <w:t>38</w:t>
            </w:r>
            <w:r>
              <w:rPr>
                <w:noProof/>
                <w:webHidden/>
              </w:rPr>
              <w:fldChar w:fldCharType="end"/>
            </w:r>
          </w:hyperlink>
        </w:p>
        <w:p w14:paraId="5229368D" w14:textId="62FE49E1"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83" w:history="1">
            <w:r w:rsidRPr="006566C5">
              <w:rPr>
                <w:rStyle w:val="Hyperlink"/>
                <w:noProof/>
              </w:rPr>
              <w:t>5.1.</w:t>
            </w:r>
            <w:r>
              <w:rPr>
                <w:rFonts w:asciiTheme="minorHAnsi" w:eastAsiaTheme="minorEastAsia" w:hAnsiTheme="minorHAnsi"/>
                <w:noProof/>
                <w:kern w:val="0"/>
                <w:sz w:val="22"/>
                <w14:ligatures w14:val="none"/>
              </w:rPr>
              <w:tab/>
            </w:r>
            <w:r w:rsidRPr="006566C5">
              <w:rPr>
                <w:rStyle w:val="Hyperlink"/>
                <w:noProof/>
              </w:rPr>
              <w:t>Kết quả đạt được</w:t>
            </w:r>
            <w:r>
              <w:rPr>
                <w:noProof/>
                <w:webHidden/>
              </w:rPr>
              <w:tab/>
            </w:r>
            <w:r>
              <w:rPr>
                <w:noProof/>
                <w:webHidden/>
              </w:rPr>
              <w:fldChar w:fldCharType="begin"/>
            </w:r>
            <w:r>
              <w:rPr>
                <w:noProof/>
                <w:webHidden/>
              </w:rPr>
              <w:instrText xml:space="preserve"> PAGEREF _Toc153394283 \h </w:instrText>
            </w:r>
            <w:r>
              <w:rPr>
                <w:noProof/>
                <w:webHidden/>
              </w:rPr>
            </w:r>
            <w:r>
              <w:rPr>
                <w:noProof/>
                <w:webHidden/>
              </w:rPr>
              <w:fldChar w:fldCharType="separate"/>
            </w:r>
            <w:r>
              <w:rPr>
                <w:noProof/>
                <w:webHidden/>
              </w:rPr>
              <w:t>38</w:t>
            </w:r>
            <w:r>
              <w:rPr>
                <w:noProof/>
                <w:webHidden/>
              </w:rPr>
              <w:fldChar w:fldCharType="end"/>
            </w:r>
          </w:hyperlink>
        </w:p>
        <w:p w14:paraId="121E9ED6" w14:textId="762225C2"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84" w:history="1">
            <w:r w:rsidRPr="006566C5">
              <w:rPr>
                <w:rStyle w:val="Hyperlink"/>
                <w:noProof/>
              </w:rPr>
              <w:t>5.2.</w:t>
            </w:r>
            <w:r>
              <w:rPr>
                <w:rFonts w:asciiTheme="minorHAnsi" w:eastAsiaTheme="minorEastAsia" w:hAnsiTheme="minorHAnsi"/>
                <w:noProof/>
                <w:kern w:val="0"/>
                <w:sz w:val="22"/>
                <w14:ligatures w14:val="none"/>
              </w:rPr>
              <w:tab/>
            </w:r>
            <w:r w:rsidRPr="006566C5">
              <w:rPr>
                <w:rStyle w:val="Hyperlink"/>
                <w:noProof/>
              </w:rPr>
              <w:t>Nhận xét ưu nhược của website</w:t>
            </w:r>
            <w:r>
              <w:rPr>
                <w:noProof/>
                <w:webHidden/>
              </w:rPr>
              <w:tab/>
            </w:r>
            <w:r>
              <w:rPr>
                <w:noProof/>
                <w:webHidden/>
              </w:rPr>
              <w:fldChar w:fldCharType="begin"/>
            </w:r>
            <w:r>
              <w:rPr>
                <w:noProof/>
                <w:webHidden/>
              </w:rPr>
              <w:instrText xml:space="preserve"> PAGEREF _Toc153394284 \h </w:instrText>
            </w:r>
            <w:r>
              <w:rPr>
                <w:noProof/>
                <w:webHidden/>
              </w:rPr>
            </w:r>
            <w:r>
              <w:rPr>
                <w:noProof/>
                <w:webHidden/>
              </w:rPr>
              <w:fldChar w:fldCharType="separate"/>
            </w:r>
            <w:r>
              <w:rPr>
                <w:noProof/>
                <w:webHidden/>
              </w:rPr>
              <w:t>38</w:t>
            </w:r>
            <w:r>
              <w:rPr>
                <w:noProof/>
                <w:webHidden/>
              </w:rPr>
              <w:fldChar w:fldCharType="end"/>
            </w:r>
          </w:hyperlink>
        </w:p>
        <w:p w14:paraId="3BC02287" w14:textId="4D27D6AC" w:rsidR="00F35EDA" w:rsidRDefault="00F35EDA">
          <w:pPr>
            <w:pStyle w:val="TOC2"/>
            <w:tabs>
              <w:tab w:val="left" w:pos="880"/>
              <w:tab w:val="right" w:leader="dot" w:pos="9350"/>
            </w:tabs>
            <w:rPr>
              <w:rFonts w:asciiTheme="minorHAnsi" w:eastAsiaTheme="minorEastAsia" w:hAnsiTheme="minorHAnsi"/>
              <w:noProof/>
              <w:kern w:val="0"/>
              <w:sz w:val="22"/>
              <w14:ligatures w14:val="none"/>
            </w:rPr>
          </w:pPr>
          <w:hyperlink w:anchor="_Toc153394285" w:history="1">
            <w:r w:rsidRPr="006566C5">
              <w:rPr>
                <w:rStyle w:val="Hyperlink"/>
                <w:noProof/>
              </w:rPr>
              <w:t>5.3.</w:t>
            </w:r>
            <w:r>
              <w:rPr>
                <w:rFonts w:asciiTheme="minorHAnsi" w:eastAsiaTheme="minorEastAsia" w:hAnsiTheme="minorHAnsi"/>
                <w:noProof/>
                <w:kern w:val="0"/>
                <w:sz w:val="22"/>
                <w14:ligatures w14:val="none"/>
              </w:rPr>
              <w:tab/>
            </w:r>
            <w:r w:rsidRPr="006566C5">
              <w:rPr>
                <w:rStyle w:val="Hyperlink"/>
                <w:noProof/>
              </w:rPr>
              <w:t>Hướng phát triển</w:t>
            </w:r>
            <w:r>
              <w:rPr>
                <w:noProof/>
                <w:webHidden/>
              </w:rPr>
              <w:tab/>
            </w:r>
            <w:r>
              <w:rPr>
                <w:noProof/>
                <w:webHidden/>
              </w:rPr>
              <w:fldChar w:fldCharType="begin"/>
            </w:r>
            <w:r>
              <w:rPr>
                <w:noProof/>
                <w:webHidden/>
              </w:rPr>
              <w:instrText xml:space="preserve"> PAGEREF _Toc153394285 \h </w:instrText>
            </w:r>
            <w:r>
              <w:rPr>
                <w:noProof/>
                <w:webHidden/>
              </w:rPr>
            </w:r>
            <w:r>
              <w:rPr>
                <w:noProof/>
                <w:webHidden/>
              </w:rPr>
              <w:fldChar w:fldCharType="separate"/>
            </w:r>
            <w:r>
              <w:rPr>
                <w:noProof/>
                <w:webHidden/>
              </w:rPr>
              <w:t>38</w:t>
            </w:r>
            <w:r>
              <w:rPr>
                <w:noProof/>
                <w:webHidden/>
              </w:rPr>
              <w:fldChar w:fldCharType="end"/>
            </w:r>
          </w:hyperlink>
        </w:p>
        <w:p w14:paraId="54F96404" w14:textId="51F59F92" w:rsidR="00F35EDA" w:rsidRDefault="00F35EDA">
          <w:pPr>
            <w:pStyle w:val="TOC1"/>
            <w:tabs>
              <w:tab w:val="right" w:leader="dot" w:pos="9350"/>
            </w:tabs>
            <w:rPr>
              <w:rFonts w:asciiTheme="minorHAnsi" w:eastAsiaTheme="minorEastAsia" w:hAnsiTheme="minorHAnsi"/>
              <w:noProof/>
              <w:kern w:val="0"/>
              <w:sz w:val="22"/>
              <w14:ligatures w14:val="none"/>
            </w:rPr>
          </w:pPr>
          <w:hyperlink w:anchor="_Toc153394286" w:history="1">
            <w:r w:rsidRPr="006566C5">
              <w:rPr>
                <w:rStyle w:val="Hyperlink"/>
                <w:noProof/>
              </w:rPr>
              <w:t>TÀI LIỆU THAM KHẢO</w:t>
            </w:r>
            <w:r>
              <w:rPr>
                <w:noProof/>
                <w:webHidden/>
              </w:rPr>
              <w:tab/>
            </w:r>
            <w:r>
              <w:rPr>
                <w:noProof/>
                <w:webHidden/>
              </w:rPr>
              <w:fldChar w:fldCharType="begin"/>
            </w:r>
            <w:r>
              <w:rPr>
                <w:noProof/>
                <w:webHidden/>
              </w:rPr>
              <w:instrText xml:space="preserve"> PAGEREF _Toc153394286 \h </w:instrText>
            </w:r>
            <w:r>
              <w:rPr>
                <w:noProof/>
                <w:webHidden/>
              </w:rPr>
            </w:r>
            <w:r>
              <w:rPr>
                <w:noProof/>
                <w:webHidden/>
              </w:rPr>
              <w:fldChar w:fldCharType="separate"/>
            </w:r>
            <w:r>
              <w:rPr>
                <w:noProof/>
                <w:webHidden/>
              </w:rPr>
              <w:t>39</w:t>
            </w:r>
            <w:r>
              <w:rPr>
                <w:noProof/>
                <w:webHidden/>
              </w:rPr>
              <w:fldChar w:fldCharType="end"/>
            </w:r>
          </w:hyperlink>
        </w:p>
        <w:p w14:paraId="5148C2E6" w14:textId="7E7ED886" w:rsidR="007C5035" w:rsidRPr="00FA3A9E" w:rsidRDefault="00FA3A9E">
          <w:r>
            <w:rPr>
              <w:b/>
              <w:bCs/>
              <w:noProof/>
            </w:rPr>
            <w:fldChar w:fldCharType="end"/>
          </w:r>
        </w:p>
      </w:sdtContent>
    </w:sdt>
    <w:p w14:paraId="37D6D13F" w14:textId="77777777" w:rsidR="00FA3A9E" w:rsidRDefault="00FA3A9E">
      <w:pPr>
        <w:rPr>
          <w:rFonts w:eastAsiaTheme="majorEastAsia" w:cstheme="majorBidi"/>
          <w:b/>
          <w:sz w:val="36"/>
          <w:szCs w:val="32"/>
        </w:rPr>
      </w:pPr>
      <w:r>
        <w:br w:type="page"/>
      </w:r>
    </w:p>
    <w:p w14:paraId="4996FE63" w14:textId="1115B446" w:rsidR="007C5035" w:rsidRDefault="007C5035" w:rsidP="007C5035">
      <w:pPr>
        <w:pStyle w:val="Heading1"/>
      </w:pPr>
      <w:bookmarkStart w:id="102" w:name="_Toc153394227"/>
      <w:r w:rsidRPr="00320C61">
        <w:lastRenderedPageBreak/>
        <w:t>TỔNG QUAN V</w:t>
      </w:r>
      <w:r>
        <w:t>Ề DỰ ÁN XÂY DỰNG WEBSITE BÁN VÉ SÁCH TRỰC TUYẾN</w:t>
      </w:r>
      <w:bookmarkEnd w:id="102"/>
    </w:p>
    <w:p w14:paraId="0582EEEE" w14:textId="02C05776" w:rsidR="00AA3E33" w:rsidRDefault="00AA3E33" w:rsidP="00AA3E33">
      <w:pPr>
        <w:pStyle w:val="Heading2"/>
      </w:pPr>
      <w:bookmarkStart w:id="103" w:name="_Toc153394228"/>
      <w:r>
        <w:t>Giới thiệu về dự án</w:t>
      </w:r>
      <w:bookmarkEnd w:id="103"/>
    </w:p>
    <w:p w14:paraId="0B14C81A" w14:textId="77777777" w:rsidR="00AA3E33" w:rsidRPr="00B90B84" w:rsidRDefault="00AA3E33" w:rsidP="00B90B84">
      <w:pPr>
        <w:rPr>
          <w:rFonts w:cs="Times New Roman"/>
          <w:szCs w:val="26"/>
        </w:rPr>
      </w:pPr>
      <w:r w:rsidRPr="00B90B84">
        <w:rPr>
          <w:rFonts w:cs="Times New Roman"/>
          <w:szCs w:val="26"/>
        </w:rPr>
        <w:t>Ngày nay, kiến thức trở thành một điều rất quan trọng đối với mỗi con người chúng ta. Vì vậy chúng ta phải cập nhật chúng một cách liên tục. Sách là một phần không thể thiếu để hỗ trợ cho việc học hỏi. Đó là một nơi để mỗi cá nhân, đoàn thể thông qua việc đọc sách. Mục tiêu ban đầu là phục vụ cho học tập và mong muốn sau này có thể ứng dụng vào thực tế. Trang web có thể đáp ứng được các nhu cầu cơ bản của người dùng, mang tính chất tham khảo là chủ yếu, em sẽ cố gắng tiếp tục điều chỉnh trong thời gian sắp tới.</w:t>
      </w:r>
    </w:p>
    <w:p w14:paraId="22B00C25" w14:textId="39823F4A" w:rsidR="00B90B84" w:rsidRDefault="00AA3E33" w:rsidP="00787969">
      <w:pPr>
        <w:pStyle w:val="Heading2"/>
      </w:pPr>
      <w:bookmarkStart w:id="104" w:name="_Toc153394229"/>
      <w:r>
        <w:t>Lý do chọn đề tài</w:t>
      </w:r>
      <w:bookmarkEnd w:id="104"/>
    </w:p>
    <w:p w14:paraId="51110469" w14:textId="343B6C5E" w:rsidR="00B90B84" w:rsidRPr="00B90B84" w:rsidRDefault="00B90B84" w:rsidP="00B90B84">
      <w:pPr>
        <w:ind w:firstLine="450"/>
        <w:rPr>
          <w:rFonts w:cs="Times New Roman"/>
          <w:szCs w:val="26"/>
        </w:rPr>
      </w:pPr>
      <w:r w:rsidRPr="00B90B84">
        <w:rPr>
          <w:rFonts w:cs="Times New Roman"/>
          <w:szCs w:val="26"/>
        </w:rPr>
        <w:t>Mua sách trực tuyến trên các trang web mang lại nhiều lợi ích to lớn. Đầu tiên, sự thuận tiện mà việc này mang lại không thể phủ nhận. Từ nhà, chỉ cần vài thao tác trên điện thoại hoặc máy tính, bạn có thể truy cập vào một kho sách khổng lồ, bao gồm hàng ngàn tựa sách khác nhau từ nhiều thể loại. Không cần phải di chuyển đến cửa hàng sách, việc lựa chọn và đặt mua sách trở nên dễ dàng hơn bao giờ hết.</w:t>
      </w:r>
    </w:p>
    <w:p w14:paraId="6619ADAC" w14:textId="66B91CDA" w:rsidR="00B90B84" w:rsidRPr="00B90B84" w:rsidRDefault="00B90B84" w:rsidP="00B90B84">
      <w:pPr>
        <w:ind w:firstLine="450"/>
        <w:rPr>
          <w:rFonts w:cs="Times New Roman"/>
          <w:szCs w:val="26"/>
        </w:rPr>
      </w:pPr>
      <w:r w:rsidRPr="00B90B84">
        <w:rPr>
          <w:rFonts w:cs="Times New Roman"/>
          <w:szCs w:val="26"/>
        </w:rPr>
        <w:t>Thứ hai, sự đa dạng của các cuốn sách trên trang web là điểm mạnh không thể bỏ qua. Bạn có thể tìm thấy sách từ những tác giả nổi tiếng đến những tác phẩm mới, từ sách văn học đến sách khoa học, kinh doanh, và nhiều thể loại khác nữa. Sự đa dạng này mở ra cơ hội để bạn khám phá và trải nghiệm những cuốn sách mới một cách thuận tiện.</w:t>
      </w:r>
    </w:p>
    <w:p w14:paraId="1B83E846" w14:textId="77777777" w:rsidR="00B90B84" w:rsidRDefault="00B90B84" w:rsidP="00B90B84">
      <w:pPr>
        <w:ind w:firstLine="450"/>
        <w:rPr>
          <w:rFonts w:cs="Times New Roman"/>
          <w:szCs w:val="26"/>
        </w:rPr>
      </w:pPr>
      <w:r w:rsidRPr="00B90B84">
        <w:rPr>
          <w:rFonts w:cs="Times New Roman"/>
          <w:szCs w:val="26"/>
        </w:rPr>
        <w:t>Ngoài ra, thông tin chi tiết về mỗi cuốn sách trên các trang web bán sách là điểm mấu chốt. Bạn có thể đọc đánh giá từ người đọc trước đó, xem nhận xét về nội dung, chất lượng sách hay thậm chí là xem trước một số trang sách. Điều này giúp bạn có cái nhìn tổng quan và quyết định chọn sách một cách thông minh hơn trước khi quyết định mua.</w:t>
      </w:r>
    </w:p>
    <w:p w14:paraId="4E00D244" w14:textId="2364E820" w:rsidR="00B90B84" w:rsidRDefault="00B90B84" w:rsidP="00B90B84">
      <w:pPr>
        <w:pStyle w:val="Heading2"/>
      </w:pPr>
      <w:bookmarkStart w:id="105" w:name="_Toc153394230"/>
      <w:r>
        <w:t>Sự khác biệt</w:t>
      </w:r>
      <w:bookmarkEnd w:id="105"/>
    </w:p>
    <w:p w14:paraId="7129DFC0" w14:textId="0003F41A" w:rsidR="00D70553" w:rsidRPr="00D70553" w:rsidRDefault="00D70553" w:rsidP="00D70553">
      <w:pPr>
        <w:ind w:firstLine="360"/>
      </w:pPr>
      <w:r w:rsidRPr="00D70553">
        <w:rPr>
          <w:rFonts w:cs="Times New Roman"/>
          <w:szCs w:val="26"/>
        </w:rPr>
        <w:t>Em đưa ra một sản phẩm website mà được tìm hiểu, chọn lọc từ những những cái hay cái mới của các trang web đã có và những yếu tố mà khách hàng mong muốn để đưa ra một trang web có thể nói là hoàn toàn khác biệt với và đáp ứng các nhu cầu mà những nơi khác chưa thực hiện được. Đặc biệt, đây là website được tạo ra với mục đích phi thương mại.</w:t>
      </w:r>
    </w:p>
    <w:p w14:paraId="1EE4CB23" w14:textId="77777777" w:rsidR="00B90B84" w:rsidRDefault="00B90B84" w:rsidP="00B90B84">
      <w:pPr>
        <w:pStyle w:val="Heading2"/>
      </w:pPr>
      <w:bookmarkStart w:id="106" w:name="_Toc153394231"/>
      <w:r>
        <w:t>Tổng quan</w:t>
      </w:r>
      <w:bookmarkEnd w:id="106"/>
    </w:p>
    <w:p w14:paraId="1052E8B8" w14:textId="77777777" w:rsidR="00B90B84" w:rsidRPr="00B90B84" w:rsidRDefault="00B90B84" w:rsidP="00B90B84">
      <w:pPr>
        <w:pStyle w:val="ListParagraph"/>
        <w:numPr>
          <w:ilvl w:val="0"/>
          <w:numId w:val="3"/>
        </w:numPr>
        <w:rPr>
          <w:szCs w:val="26"/>
        </w:rPr>
      </w:pPr>
      <w:r w:rsidRPr="00B90B84">
        <w:rPr>
          <w:szCs w:val="26"/>
        </w:rPr>
        <w:t>Trang chủ: Nơi giới thiệu chung và tổng quan về trang</w:t>
      </w:r>
      <w:r w:rsidRPr="00B90B84">
        <w:rPr>
          <w:spacing w:val="-9"/>
          <w:szCs w:val="26"/>
        </w:rPr>
        <w:t xml:space="preserve"> </w:t>
      </w:r>
      <w:r w:rsidRPr="00B90B84">
        <w:rPr>
          <w:szCs w:val="26"/>
        </w:rPr>
        <w:t>web.</w:t>
      </w:r>
    </w:p>
    <w:p w14:paraId="57B68999" w14:textId="41B228EB" w:rsidR="00B90B84" w:rsidRPr="00B90B84" w:rsidRDefault="00B90B84" w:rsidP="00B90B84">
      <w:pPr>
        <w:pStyle w:val="ListParagraph"/>
        <w:numPr>
          <w:ilvl w:val="0"/>
          <w:numId w:val="3"/>
        </w:numPr>
        <w:rPr>
          <w:szCs w:val="26"/>
        </w:rPr>
      </w:pPr>
      <w:r w:rsidRPr="00B90B84">
        <w:rPr>
          <w:szCs w:val="26"/>
        </w:rPr>
        <w:t xml:space="preserve">Trang </w:t>
      </w:r>
      <w:r w:rsidR="007F4076">
        <w:rPr>
          <w:szCs w:val="26"/>
          <w:lang w:val="en-US"/>
        </w:rPr>
        <w:t>nhà xuất bản</w:t>
      </w:r>
      <w:r w:rsidRPr="00B90B84">
        <w:rPr>
          <w:szCs w:val="26"/>
        </w:rPr>
        <w:t xml:space="preserve">: </w:t>
      </w:r>
      <w:r w:rsidR="007F4076">
        <w:rPr>
          <w:szCs w:val="26"/>
          <w:lang w:val="en-US"/>
        </w:rPr>
        <w:t>Hiển thị các nhà xuất bản</w:t>
      </w:r>
    </w:p>
    <w:p w14:paraId="10C9999D" w14:textId="24AF0DD0" w:rsidR="00B90B84" w:rsidRPr="00B90B84" w:rsidRDefault="00B90B84" w:rsidP="00B90B84">
      <w:pPr>
        <w:pStyle w:val="ListParagraph"/>
        <w:numPr>
          <w:ilvl w:val="0"/>
          <w:numId w:val="3"/>
        </w:numPr>
        <w:rPr>
          <w:szCs w:val="26"/>
        </w:rPr>
      </w:pPr>
      <w:r w:rsidRPr="00B90B84">
        <w:rPr>
          <w:szCs w:val="26"/>
        </w:rPr>
        <w:t xml:space="preserve">Trang thông tin </w:t>
      </w:r>
      <w:r w:rsidR="007F4076">
        <w:rPr>
          <w:szCs w:val="26"/>
          <w:lang w:val="en-US"/>
        </w:rPr>
        <w:t>sách</w:t>
      </w:r>
      <w:r w:rsidRPr="00B90B84">
        <w:rPr>
          <w:szCs w:val="26"/>
        </w:rPr>
        <w:t xml:space="preserve">: Là trang cung cấp đầy đủ thông tin về </w:t>
      </w:r>
      <w:r w:rsidR="007F4076">
        <w:rPr>
          <w:szCs w:val="26"/>
          <w:lang w:val="en-US"/>
        </w:rPr>
        <w:t xml:space="preserve">những cuốn sách hiện </w:t>
      </w:r>
      <w:r w:rsidR="007F4076">
        <w:rPr>
          <w:szCs w:val="26"/>
          <w:lang w:val="en-US"/>
        </w:rPr>
        <w:lastRenderedPageBreak/>
        <w:t>có.</w:t>
      </w:r>
    </w:p>
    <w:p w14:paraId="2116C626" w14:textId="2A1B46D4" w:rsidR="00B90B84" w:rsidRPr="00B90B84" w:rsidRDefault="00B90B84" w:rsidP="00B90B84">
      <w:pPr>
        <w:pStyle w:val="ListParagraph"/>
        <w:numPr>
          <w:ilvl w:val="0"/>
          <w:numId w:val="3"/>
        </w:numPr>
        <w:rPr>
          <w:szCs w:val="26"/>
        </w:rPr>
      </w:pPr>
      <w:r w:rsidRPr="00B90B84">
        <w:rPr>
          <w:szCs w:val="26"/>
        </w:rPr>
        <w:t xml:space="preserve">Trang đặt </w:t>
      </w:r>
      <w:r w:rsidR="007F4076">
        <w:rPr>
          <w:szCs w:val="26"/>
          <w:lang w:val="en-US"/>
        </w:rPr>
        <w:t>sách</w:t>
      </w:r>
      <w:r w:rsidRPr="00B90B84">
        <w:rPr>
          <w:szCs w:val="26"/>
        </w:rPr>
        <w:t xml:space="preserve">: Là trang để điền thông tin, đưa ra các yêu cầu, thanh toán và xác nhận đặt </w:t>
      </w:r>
      <w:r w:rsidR="007F4076">
        <w:rPr>
          <w:szCs w:val="26"/>
          <w:lang w:val="en-US"/>
        </w:rPr>
        <w:t>sách</w:t>
      </w:r>
      <w:r w:rsidRPr="00B90B84">
        <w:rPr>
          <w:szCs w:val="26"/>
        </w:rPr>
        <w:t xml:space="preserve"> với nhiều phương thức thanh toán khác nhau như là chuyển khoản ngân hàng, quét mã QR-Pay</w:t>
      </w:r>
      <w:r w:rsidR="007F4076">
        <w:rPr>
          <w:szCs w:val="26"/>
          <w:lang w:val="en-US"/>
        </w:rPr>
        <w:t xml:space="preserve">, </w:t>
      </w:r>
      <w:r w:rsidRPr="00B90B84">
        <w:rPr>
          <w:szCs w:val="26"/>
        </w:rPr>
        <w:t>trả</w:t>
      </w:r>
      <w:r w:rsidRPr="00B90B84">
        <w:rPr>
          <w:spacing w:val="-28"/>
          <w:szCs w:val="26"/>
        </w:rPr>
        <w:t xml:space="preserve"> </w:t>
      </w:r>
      <w:r w:rsidRPr="00B90B84">
        <w:rPr>
          <w:szCs w:val="26"/>
        </w:rPr>
        <w:t>sau</w:t>
      </w:r>
      <w:r w:rsidR="007F4076">
        <w:rPr>
          <w:szCs w:val="26"/>
        </w:rPr>
        <w:t>…</w:t>
      </w:r>
    </w:p>
    <w:p w14:paraId="2C72C786" w14:textId="08174FDA" w:rsidR="007F4076" w:rsidRPr="007F4076" w:rsidRDefault="00B90B84" w:rsidP="00377DAA">
      <w:pPr>
        <w:pStyle w:val="ListParagraph"/>
        <w:numPr>
          <w:ilvl w:val="0"/>
          <w:numId w:val="3"/>
        </w:numPr>
        <w:rPr>
          <w:rFonts w:eastAsiaTheme="majorEastAsia" w:cstheme="majorBidi"/>
          <w:b/>
          <w:sz w:val="36"/>
          <w:szCs w:val="32"/>
          <w:highlight w:val="lightGray"/>
        </w:rPr>
      </w:pPr>
      <w:r w:rsidRPr="007F4076">
        <w:rPr>
          <w:szCs w:val="26"/>
        </w:rPr>
        <w:t>Trang admin: quản lý tất cả dữ liệu của trang</w:t>
      </w:r>
      <w:r w:rsidRPr="007F4076">
        <w:rPr>
          <w:spacing w:val="-11"/>
          <w:szCs w:val="26"/>
        </w:rPr>
        <w:t xml:space="preserve"> </w:t>
      </w:r>
      <w:r w:rsidRPr="007F4076">
        <w:rPr>
          <w:szCs w:val="26"/>
        </w:rPr>
        <w:t>web</w:t>
      </w:r>
      <w:r w:rsidR="007F4076" w:rsidRPr="007F4076">
        <w:rPr>
          <w:highlight w:val="lightGray"/>
        </w:rPr>
        <w:br w:type="page"/>
      </w:r>
    </w:p>
    <w:p w14:paraId="5E61736A" w14:textId="0392A93A" w:rsidR="00B90B84" w:rsidRDefault="00B90B84" w:rsidP="00B90B84">
      <w:pPr>
        <w:pStyle w:val="Heading1"/>
        <w:rPr>
          <w:highlight w:val="lightGray"/>
        </w:rPr>
      </w:pPr>
      <w:bookmarkStart w:id="107" w:name="_Toc153394232"/>
      <w:r>
        <w:rPr>
          <w:highlight w:val="lightGray"/>
        </w:rPr>
        <w:lastRenderedPageBreak/>
        <w:t>KIẾN THỨC TỔNG QUAN</w:t>
      </w:r>
      <w:bookmarkEnd w:id="107"/>
    </w:p>
    <w:p w14:paraId="6C3621E9" w14:textId="19C6745C" w:rsidR="00B90B84" w:rsidRDefault="00B90B84" w:rsidP="00B90B84">
      <w:pPr>
        <w:pStyle w:val="Heading2"/>
        <w:rPr>
          <w:rFonts w:eastAsiaTheme="minorHAnsi"/>
          <w:highlight w:val="lightGray"/>
        </w:rPr>
      </w:pPr>
      <w:bookmarkStart w:id="108" w:name="_Toc153394233"/>
      <w:r>
        <w:rPr>
          <w:rFonts w:eastAsiaTheme="minorHAnsi"/>
          <w:highlight w:val="lightGray"/>
        </w:rPr>
        <w:t>Front-end</w:t>
      </w:r>
      <w:bookmarkEnd w:id="108"/>
    </w:p>
    <w:p w14:paraId="505BC710" w14:textId="2163E698" w:rsidR="00B90B84" w:rsidRPr="00B90B84" w:rsidRDefault="00B90B84" w:rsidP="00B90B84">
      <w:pPr>
        <w:pStyle w:val="ListParagraph"/>
        <w:numPr>
          <w:ilvl w:val="0"/>
          <w:numId w:val="8"/>
        </w:numPr>
        <w:rPr>
          <w:szCs w:val="26"/>
        </w:rPr>
      </w:pPr>
      <w:r w:rsidRPr="00B90B84">
        <w:rPr>
          <w:szCs w:val="26"/>
        </w:rPr>
        <w:t>HTML: HTML là chữ viết tắt của Hypertext Markup Language. Nó giúp người dùng tạo và cấu trúc các thành phần trong trang web hoặc ứng dụng, phân chia các đoạn văn, heading, links, blockquotes...HTML không phải là ngôn ngữ lập trình, đồng nghĩa với việc nó không thể tạo ra các chức năng “động” được. Nó chỉ giống như Microsoft Word, dùng để bố cục và định dạng trang</w:t>
      </w:r>
      <w:r w:rsidRPr="00B90B84">
        <w:rPr>
          <w:spacing w:val="-8"/>
          <w:szCs w:val="26"/>
        </w:rPr>
        <w:t xml:space="preserve"> </w:t>
      </w:r>
      <w:r w:rsidRPr="00B90B84">
        <w:rPr>
          <w:szCs w:val="26"/>
        </w:rPr>
        <w:t>web.</w:t>
      </w:r>
    </w:p>
    <w:p w14:paraId="05EA1B82" w14:textId="07732EE1" w:rsidR="00B90B84" w:rsidRPr="00B90B84" w:rsidRDefault="00B90B84" w:rsidP="004D08E0">
      <w:pPr>
        <w:pStyle w:val="ListParagraph"/>
        <w:numPr>
          <w:ilvl w:val="0"/>
          <w:numId w:val="8"/>
        </w:numPr>
        <w:rPr>
          <w:szCs w:val="26"/>
        </w:rPr>
      </w:pPr>
      <w:r w:rsidRPr="00B90B84">
        <w:rPr>
          <w:szCs w:val="26"/>
        </w:rPr>
        <w:t>CSS là chữ viết tắt của Cascading Style Sheets, nó là một ngôn ngữ được sử dụng  để tìm và định dạng lại các phần tử được tạo ra bởi các ngôn ngữ đánh dấu ( HTML).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w:t>
      </w:r>
      <w:r w:rsidRPr="00B90B84">
        <w:rPr>
          <w:spacing w:val="-1"/>
          <w:szCs w:val="26"/>
        </w:rPr>
        <w:t xml:space="preserve"> </w:t>
      </w:r>
      <w:r w:rsidRPr="00B90B84">
        <w:rPr>
          <w:szCs w:val="26"/>
        </w:rPr>
        <w:t>trúc…</w:t>
      </w:r>
    </w:p>
    <w:p w14:paraId="5C2B76E8" w14:textId="64088AE3" w:rsidR="00B90B84" w:rsidRPr="00B90B84" w:rsidRDefault="00B90B84" w:rsidP="004C5094">
      <w:pPr>
        <w:pStyle w:val="ListParagraph"/>
        <w:numPr>
          <w:ilvl w:val="0"/>
          <w:numId w:val="8"/>
        </w:numPr>
        <w:rPr>
          <w:szCs w:val="26"/>
        </w:rPr>
      </w:pPr>
      <w:r w:rsidRPr="00B90B84">
        <w:rPr>
          <w:szCs w:val="26"/>
        </w:rPr>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w:t>
      </w:r>
      <w:r w:rsidRPr="00B90B84">
        <w:rPr>
          <w:spacing w:val="-18"/>
          <w:szCs w:val="26"/>
        </w:rPr>
        <w:t xml:space="preserve"> </w:t>
      </w:r>
      <w:r w:rsidRPr="00B90B84">
        <w:rPr>
          <w:szCs w:val="26"/>
        </w:rPr>
        <w:t>tượng.</w:t>
      </w:r>
    </w:p>
    <w:p w14:paraId="0D14F71F" w14:textId="77BC4AED" w:rsidR="00B90B84" w:rsidRPr="00B90B84" w:rsidRDefault="00B90B84" w:rsidP="00354B8B">
      <w:pPr>
        <w:pStyle w:val="ListParagraph"/>
        <w:numPr>
          <w:ilvl w:val="0"/>
          <w:numId w:val="8"/>
        </w:numPr>
        <w:rPr>
          <w:szCs w:val="26"/>
        </w:rPr>
      </w:pPr>
      <w:r w:rsidRPr="00B90B84">
        <w:rPr>
          <w:szCs w:val="26"/>
        </w:rPr>
        <w:t>Bootstrap: Bootstrap là 1 framework HTML, CSS, và JavaScript cho phép người dùng dễ dàng thiết kế website theo 1 chuẩn nhất định, tạo các website thân thiện với các thiết bị cầm tay như mobile, ipad, tablet...Bootstrap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785924BE" w14:textId="27188A5C" w:rsidR="00B90B84" w:rsidRDefault="00B90B84" w:rsidP="00B90B84">
      <w:pPr>
        <w:pStyle w:val="ListParagraph"/>
        <w:numPr>
          <w:ilvl w:val="0"/>
          <w:numId w:val="8"/>
        </w:numPr>
        <w:rPr>
          <w:szCs w:val="26"/>
        </w:rPr>
      </w:pPr>
      <w:r w:rsidRPr="00B90B84">
        <w:rPr>
          <w:szCs w:val="26"/>
        </w:rPr>
        <w:t>Ajax: là một bộ công cụ cho phép load dữ liệu từ server mà không yêu cầu tải lại trang. Nó sử dụng chức năng sẵn có XMLHttpRequest (XHR) của trình duyệt để thực hiện một yêu cầu đến server và xử lý dữ liệu server trả</w:t>
      </w:r>
      <w:r w:rsidRPr="00B90B84">
        <w:rPr>
          <w:spacing w:val="-11"/>
          <w:szCs w:val="26"/>
        </w:rPr>
        <w:t xml:space="preserve"> </w:t>
      </w:r>
      <w:r w:rsidRPr="00B90B84">
        <w:rPr>
          <w:szCs w:val="26"/>
        </w:rPr>
        <w:t>về.</w:t>
      </w:r>
    </w:p>
    <w:p w14:paraId="7380B094" w14:textId="4B1AD3F3" w:rsidR="00D23129" w:rsidRPr="00D23129" w:rsidRDefault="00B90B84" w:rsidP="0052664E">
      <w:pPr>
        <w:pStyle w:val="ListParagraph"/>
        <w:numPr>
          <w:ilvl w:val="0"/>
          <w:numId w:val="9"/>
        </w:numPr>
      </w:pPr>
      <w:r w:rsidRPr="00D23129">
        <w:rPr>
          <w:szCs w:val="26"/>
        </w:rPr>
        <w:t>Jquery: Jquery cung cấp một số phương thức để thực hiện các chức năng ajax. Với các phương thức jQuery AJAX, chúng ta có thể yêu cầu các text, HTML, XML và JSON từ server sử dụng cả giao thức HTTP GET và HTTP POST, chúng ta cũng có thể lấy dữ liệu từ bên ngoài trực tiếp vào trong phần tử được chọn. Nếu không có jQuery, việc viết mã AJAX có thể hơi phức tạp: Viết mã AJAX thông thường có thể hơi phức tạp, vì các  trình duyệt khác  nhau có cú pháp khác nhau để triển khai  AJAX. Điều này có nghĩa là bạn sẽ phải viết thêm mã để kiểm tra các trình duyệt</w:t>
      </w:r>
      <w:r w:rsidRPr="00D23129">
        <w:rPr>
          <w:spacing w:val="-20"/>
          <w:szCs w:val="26"/>
        </w:rPr>
        <w:t xml:space="preserve"> </w:t>
      </w:r>
      <w:r w:rsidRPr="00D23129">
        <w:rPr>
          <w:szCs w:val="26"/>
        </w:rPr>
        <w:t>khác</w:t>
      </w:r>
      <w:r w:rsidRPr="00D23129">
        <w:rPr>
          <w:szCs w:val="26"/>
          <w:lang w:val="en-US"/>
        </w:rPr>
        <w:t xml:space="preserve"> </w:t>
      </w:r>
      <w:r w:rsidRPr="00D23129">
        <w:rPr>
          <w:szCs w:val="26"/>
        </w:rPr>
        <w:t>nhau. Tuy nhiên, nhóm jQuery đã giải quyết việc này để chúng ta có thể viết chức năng AJAX chỉ với một dòng mã duy nhất.</w:t>
      </w:r>
    </w:p>
    <w:p w14:paraId="5F41EB31" w14:textId="06396579" w:rsidR="00D23129" w:rsidRDefault="00D23129" w:rsidP="00D23129">
      <w:pPr>
        <w:pStyle w:val="Heading2"/>
      </w:pPr>
      <w:bookmarkStart w:id="109" w:name="_Toc153394234"/>
      <w:r>
        <w:lastRenderedPageBreak/>
        <w:t>Back-end</w:t>
      </w:r>
      <w:bookmarkEnd w:id="109"/>
    </w:p>
    <w:p w14:paraId="01B03F2C" w14:textId="0C756ED1" w:rsidR="00D23129" w:rsidRPr="00D23129" w:rsidRDefault="00D23129" w:rsidP="00D23129">
      <w:pPr>
        <w:pStyle w:val="ListParagraph"/>
        <w:numPr>
          <w:ilvl w:val="0"/>
          <w:numId w:val="10"/>
        </w:numPr>
        <w:rPr>
          <w:szCs w:val="26"/>
        </w:rPr>
      </w:pPr>
      <w:r w:rsidRPr="00D23129">
        <w:rPr>
          <w:szCs w:val="26"/>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w:t>
      </w:r>
      <w:r w:rsidRPr="00D23129">
        <w:rPr>
          <w:spacing w:val="-11"/>
          <w:szCs w:val="26"/>
        </w:rPr>
        <w:t xml:space="preserve"> </w:t>
      </w:r>
      <w:r w:rsidRPr="00D23129">
        <w:rPr>
          <w:szCs w:val="26"/>
        </w:rPr>
        <w:t>giới.</w:t>
      </w:r>
    </w:p>
    <w:p w14:paraId="61741BCD" w14:textId="77777777" w:rsidR="00D23129" w:rsidRPr="00D23129" w:rsidRDefault="00D23129" w:rsidP="00D23129">
      <w:pPr>
        <w:pStyle w:val="ListParagraph"/>
        <w:numPr>
          <w:ilvl w:val="0"/>
          <w:numId w:val="10"/>
        </w:numPr>
        <w:rPr>
          <w:szCs w:val="26"/>
        </w:rPr>
      </w:pPr>
      <w:r w:rsidRPr="00D23129">
        <w:rPr>
          <w:szCs w:val="26"/>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w:t>
      </w:r>
    </w:p>
    <w:p w14:paraId="62F694D1" w14:textId="77777777" w:rsidR="00D23129" w:rsidRPr="00D23129" w:rsidRDefault="00D23129" w:rsidP="00D23129"/>
    <w:p w14:paraId="5F72048D" w14:textId="77777777" w:rsidR="00B90B84" w:rsidRPr="00B90B84" w:rsidRDefault="00B90B84" w:rsidP="00B90B84"/>
    <w:p w14:paraId="6D6AA491" w14:textId="77777777" w:rsidR="00B90B84" w:rsidRPr="00B90B84" w:rsidRDefault="00B90B84" w:rsidP="00B90B84">
      <w:pPr>
        <w:rPr>
          <w:highlight w:val="lightGray"/>
        </w:rPr>
      </w:pPr>
    </w:p>
    <w:p w14:paraId="1E28B9AB" w14:textId="77777777" w:rsidR="00B90B84" w:rsidRDefault="00B90B84">
      <w:pPr>
        <w:rPr>
          <w:rFonts w:eastAsiaTheme="majorEastAsia" w:cstheme="majorBidi"/>
          <w:b/>
          <w:sz w:val="36"/>
          <w:szCs w:val="32"/>
        </w:rPr>
      </w:pPr>
      <w:r>
        <w:br w:type="page"/>
      </w:r>
    </w:p>
    <w:p w14:paraId="639F9C5B" w14:textId="77777777" w:rsidR="00055F1E" w:rsidRDefault="00FA3A9E" w:rsidP="00E8765F">
      <w:pPr>
        <w:pStyle w:val="Heading1"/>
      </w:pPr>
      <w:bookmarkStart w:id="110" w:name="_Toc153394235"/>
      <w:r>
        <w:lastRenderedPageBreak/>
        <w:t>PHÂN TÍCH VÀ THIẾT KẾ HỆ THỐNG</w:t>
      </w:r>
      <w:bookmarkEnd w:id="110"/>
    </w:p>
    <w:p w14:paraId="6B5CDE68" w14:textId="0097FD6F" w:rsidR="00055F1E" w:rsidRDefault="00055F1E" w:rsidP="00E31C0F">
      <w:pPr>
        <w:pStyle w:val="Heading2"/>
      </w:pPr>
      <w:bookmarkStart w:id="111" w:name="_Toc153394236"/>
      <w:r>
        <w:t>Phỏng vấn</w:t>
      </w:r>
      <w:bookmarkEnd w:id="111"/>
    </w:p>
    <w:p w14:paraId="61E24E3C" w14:textId="3003B0AE" w:rsidR="00AF0B09" w:rsidRPr="00AF0B09" w:rsidRDefault="00AF0B09" w:rsidP="00AF0B09">
      <w:pPr>
        <w:pStyle w:val="Heading3"/>
      </w:pPr>
      <w:bookmarkStart w:id="112" w:name="_Toc153394237"/>
      <w:r>
        <w:t>Phỏng vấn cho khách hàng</w:t>
      </w:r>
      <w:bookmarkEnd w:id="112"/>
    </w:p>
    <w:p w14:paraId="06B5858A" w14:textId="77777777" w:rsidR="00481C3C" w:rsidRPr="00481C3C" w:rsidRDefault="00055F1E" w:rsidP="00481C3C">
      <w:pPr>
        <w:pStyle w:val="ListParagraph"/>
        <w:numPr>
          <w:ilvl w:val="0"/>
          <w:numId w:val="15"/>
        </w:numPr>
        <w:rPr>
          <w:szCs w:val="26"/>
        </w:rPr>
      </w:pPr>
      <w:r w:rsidRPr="00481C3C">
        <w:rPr>
          <w:szCs w:val="26"/>
        </w:rPr>
        <w:t xml:space="preserve">Bạn đã từng mua sách trực tuyến trên website </w:t>
      </w:r>
      <w:r w:rsidR="00481C3C" w:rsidRPr="00481C3C">
        <w:rPr>
          <w:szCs w:val="26"/>
        </w:rPr>
        <w:t xml:space="preserve">nào </w:t>
      </w:r>
      <w:r w:rsidRPr="00481C3C">
        <w:rPr>
          <w:szCs w:val="26"/>
        </w:rPr>
        <w:t>chưa? Nếu có, liệu trải nghiệm của bạn như thế nào?</w:t>
      </w:r>
    </w:p>
    <w:p w14:paraId="5926E47F" w14:textId="2710CEB9" w:rsidR="00481C3C" w:rsidRPr="00055F1E" w:rsidRDefault="00481C3C" w:rsidP="00481C3C">
      <w:pPr>
        <w:pStyle w:val="ListParagraph"/>
        <w:numPr>
          <w:ilvl w:val="1"/>
          <w:numId w:val="15"/>
        </w:numPr>
      </w:pPr>
      <w:r w:rsidRPr="00481C3C">
        <w:t>Có, tôi đã mua sách trên website của bạn. Trải nghiệm của tôi khá tốt. Giao diện trang web dễ sử dụng và tôi có thể tìm thấy những cuốn sách mình quan tâm một cách dễ dàng.</w:t>
      </w:r>
    </w:p>
    <w:p w14:paraId="15D06227" w14:textId="0DF976C8" w:rsidR="00055F1E" w:rsidRDefault="00055F1E" w:rsidP="00481C3C">
      <w:pPr>
        <w:pStyle w:val="ListParagraph"/>
        <w:numPr>
          <w:ilvl w:val="0"/>
          <w:numId w:val="16"/>
        </w:numPr>
        <w:rPr>
          <w:szCs w:val="26"/>
        </w:rPr>
      </w:pPr>
      <w:r w:rsidRPr="00481C3C">
        <w:rPr>
          <w:szCs w:val="26"/>
        </w:rPr>
        <w:t>Các tính năng nào trên trang web bạn thấy hữu ích nhất khi mua sách trực tuyến?</w:t>
      </w:r>
    </w:p>
    <w:p w14:paraId="364E8B08" w14:textId="484CC99D" w:rsidR="00481C3C" w:rsidRPr="00481C3C" w:rsidRDefault="00481C3C" w:rsidP="00481C3C">
      <w:pPr>
        <w:pStyle w:val="ListParagraph"/>
        <w:numPr>
          <w:ilvl w:val="1"/>
          <w:numId w:val="16"/>
        </w:numPr>
        <w:rPr>
          <w:szCs w:val="26"/>
        </w:rPr>
      </w:pPr>
      <w:r>
        <w:rPr>
          <w:szCs w:val="26"/>
          <w:lang w:val="en-US"/>
        </w:rPr>
        <w:t>Tôi thấy tính năng xem chi tiết cho một cuốn sách là hữu ích nhất vì nó giúp tôi có thể xem xét kĩ hơn, hiểu rõ hơn về cuốn sách trước khi đặt hàng</w:t>
      </w:r>
    </w:p>
    <w:p w14:paraId="76521C93" w14:textId="6966C788" w:rsidR="00055F1E" w:rsidRDefault="00055F1E" w:rsidP="00481C3C">
      <w:pPr>
        <w:pStyle w:val="ListParagraph"/>
        <w:numPr>
          <w:ilvl w:val="0"/>
          <w:numId w:val="16"/>
        </w:numPr>
        <w:rPr>
          <w:szCs w:val="26"/>
        </w:rPr>
      </w:pPr>
      <w:r w:rsidRPr="00481C3C">
        <w:rPr>
          <w:szCs w:val="26"/>
        </w:rPr>
        <w:t>Bạn chọn sách dựa trên tiêu chí gì khi mua trực tuyến?</w:t>
      </w:r>
    </w:p>
    <w:p w14:paraId="47B9068A" w14:textId="27018FB0" w:rsidR="00481C3C" w:rsidRPr="00481C3C" w:rsidRDefault="00481C3C" w:rsidP="00481C3C">
      <w:pPr>
        <w:pStyle w:val="ListParagraph"/>
        <w:numPr>
          <w:ilvl w:val="1"/>
          <w:numId w:val="16"/>
        </w:numPr>
        <w:rPr>
          <w:szCs w:val="26"/>
        </w:rPr>
      </w:pPr>
      <w:r w:rsidRPr="00481C3C">
        <w:rPr>
          <w:szCs w:val="26"/>
        </w:rPr>
        <w:t>Tôi thường chọn sách dựa trên thể loại</w:t>
      </w:r>
      <w:r>
        <w:rPr>
          <w:szCs w:val="26"/>
          <w:lang w:val="en-US"/>
        </w:rPr>
        <w:t>, đôi khi là dựa trên những tác giả mà tôi thích</w:t>
      </w:r>
      <w:r w:rsidRPr="00481C3C">
        <w:rPr>
          <w:szCs w:val="26"/>
        </w:rPr>
        <w:t xml:space="preserve">. </w:t>
      </w:r>
    </w:p>
    <w:p w14:paraId="0720D72A" w14:textId="390B3DE0" w:rsidR="00055F1E" w:rsidRDefault="00055F1E" w:rsidP="00481C3C">
      <w:pPr>
        <w:pStyle w:val="ListParagraph"/>
        <w:numPr>
          <w:ilvl w:val="0"/>
          <w:numId w:val="16"/>
        </w:numPr>
        <w:rPr>
          <w:szCs w:val="26"/>
        </w:rPr>
      </w:pPr>
      <w:r w:rsidRPr="00481C3C">
        <w:rPr>
          <w:szCs w:val="26"/>
        </w:rPr>
        <w:t>Có một tính năng hoặc dịch vụ cụ thể nào mà bạn muốn</w:t>
      </w:r>
      <w:r w:rsidR="00481C3C">
        <w:rPr>
          <w:szCs w:val="26"/>
          <w:lang w:val="en-US"/>
        </w:rPr>
        <w:t xml:space="preserve"> nó nên được</w:t>
      </w:r>
      <w:r w:rsidRPr="00481C3C">
        <w:rPr>
          <w:szCs w:val="26"/>
        </w:rPr>
        <w:t xml:space="preserve"> cải thiện để làm trang web của chúng tôi trở nên tốt hơn không?</w:t>
      </w:r>
    </w:p>
    <w:p w14:paraId="40CC9590" w14:textId="2BE76432" w:rsidR="00481C3C" w:rsidRPr="00481C3C" w:rsidRDefault="00481C3C" w:rsidP="00481C3C">
      <w:pPr>
        <w:pStyle w:val="ListParagraph"/>
        <w:numPr>
          <w:ilvl w:val="1"/>
          <w:numId w:val="16"/>
        </w:numPr>
        <w:rPr>
          <w:szCs w:val="26"/>
        </w:rPr>
      </w:pPr>
      <w:r w:rsidRPr="00481C3C">
        <w:rPr>
          <w:szCs w:val="26"/>
        </w:rPr>
        <w:t xml:space="preserve">Tính năng tìm kiếm nhanh và bộ lọc theo thể loại sách </w:t>
      </w:r>
      <w:r>
        <w:rPr>
          <w:szCs w:val="26"/>
          <w:lang w:val="en-US"/>
        </w:rPr>
        <w:t xml:space="preserve">có thể </w:t>
      </w:r>
      <w:r w:rsidRPr="00481C3C">
        <w:rPr>
          <w:szCs w:val="26"/>
        </w:rPr>
        <w:t xml:space="preserve">rất hữu ích. Nó giúp tôi dễ dàng lựa chọn và tìm kiếm sách theo </w:t>
      </w:r>
      <w:r>
        <w:rPr>
          <w:szCs w:val="26"/>
          <w:lang w:val="en-US"/>
        </w:rPr>
        <w:t xml:space="preserve">mong muốn </w:t>
      </w:r>
      <w:r w:rsidRPr="00481C3C">
        <w:rPr>
          <w:szCs w:val="26"/>
        </w:rPr>
        <w:t>cụ thể của mình.</w:t>
      </w:r>
    </w:p>
    <w:p w14:paraId="012AAB49" w14:textId="1B35C5B6" w:rsidR="00055F1E" w:rsidRDefault="00055F1E" w:rsidP="00481C3C">
      <w:pPr>
        <w:pStyle w:val="ListParagraph"/>
        <w:numPr>
          <w:ilvl w:val="0"/>
          <w:numId w:val="16"/>
        </w:numPr>
        <w:rPr>
          <w:szCs w:val="26"/>
        </w:rPr>
      </w:pPr>
      <w:r w:rsidRPr="00481C3C">
        <w:rPr>
          <w:szCs w:val="26"/>
        </w:rPr>
        <w:t>Bạn đã gặp phải những khó khăn gì trong quá trình mua sách trên web</w:t>
      </w:r>
      <w:r w:rsidR="00481C3C">
        <w:rPr>
          <w:szCs w:val="26"/>
          <w:lang w:val="en-US"/>
        </w:rPr>
        <w:t>site</w:t>
      </w:r>
      <w:r w:rsidRPr="00481C3C">
        <w:rPr>
          <w:szCs w:val="26"/>
        </w:rPr>
        <w:t xml:space="preserve">? Nếu có, </w:t>
      </w:r>
      <w:r w:rsidR="00481C3C">
        <w:rPr>
          <w:szCs w:val="26"/>
          <w:lang w:val="en-US"/>
        </w:rPr>
        <w:t xml:space="preserve">bạn nghĩ </w:t>
      </w:r>
      <w:r w:rsidRPr="00481C3C">
        <w:rPr>
          <w:szCs w:val="26"/>
        </w:rPr>
        <w:t>có thể giúp gì để cải thiện điều này?</w:t>
      </w:r>
    </w:p>
    <w:p w14:paraId="5C7BDCA4" w14:textId="0C226D45" w:rsidR="00481C3C" w:rsidRPr="00481C3C" w:rsidRDefault="00481C3C" w:rsidP="00481C3C">
      <w:pPr>
        <w:pStyle w:val="ListParagraph"/>
        <w:numPr>
          <w:ilvl w:val="1"/>
          <w:numId w:val="16"/>
        </w:numPr>
        <w:rPr>
          <w:szCs w:val="26"/>
        </w:rPr>
      </w:pPr>
      <w:r w:rsidRPr="00481C3C">
        <w:rPr>
          <w:szCs w:val="26"/>
        </w:rPr>
        <w:t>Không gặp phải vấn đề nào đáng kể, nhưng việc cải thiện giao diện thanh toán và tăng cường tính bảo mật trong quá trình thanh toán sẽ làm cho trải nghiệm mua hàng trở nên tốt hơn</w:t>
      </w:r>
    </w:p>
    <w:p w14:paraId="75C8B626" w14:textId="79725704" w:rsidR="00055F1E" w:rsidRDefault="00055F1E" w:rsidP="00481C3C">
      <w:pPr>
        <w:pStyle w:val="ListParagraph"/>
        <w:numPr>
          <w:ilvl w:val="0"/>
          <w:numId w:val="16"/>
        </w:numPr>
        <w:rPr>
          <w:szCs w:val="26"/>
        </w:rPr>
      </w:pPr>
      <w:r w:rsidRPr="00481C3C">
        <w:rPr>
          <w:szCs w:val="26"/>
        </w:rPr>
        <w:t>Liệu quá trình giao hàng và nhận sách có được hoàn thành một cách đầy đủ và nhanh chóng không?</w:t>
      </w:r>
    </w:p>
    <w:p w14:paraId="32812A64" w14:textId="6FB8405B" w:rsidR="00AF0B09" w:rsidRPr="00481C3C" w:rsidRDefault="00AF0B09" w:rsidP="00AF0B09">
      <w:pPr>
        <w:pStyle w:val="ListParagraph"/>
        <w:numPr>
          <w:ilvl w:val="1"/>
          <w:numId w:val="16"/>
        </w:numPr>
        <w:rPr>
          <w:szCs w:val="26"/>
        </w:rPr>
      </w:pPr>
      <w:r w:rsidRPr="00AF0B09">
        <w:rPr>
          <w:szCs w:val="26"/>
        </w:rPr>
        <w:t>Đối với tôi, quá trình giao hàng diễn ra đầy đủ và nhanh chóng. Tôi nhận được sách của mình theo thời gian đã cam kết.</w:t>
      </w:r>
    </w:p>
    <w:p w14:paraId="2B4F81DB" w14:textId="0A89D494" w:rsidR="00055F1E" w:rsidRDefault="00055F1E" w:rsidP="00481C3C">
      <w:pPr>
        <w:pStyle w:val="ListParagraph"/>
        <w:numPr>
          <w:ilvl w:val="0"/>
          <w:numId w:val="16"/>
        </w:numPr>
        <w:rPr>
          <w:szCs w:val="26"/>
        </w:rPr>
      </w:pPr>
      <w:r w:rsidRPr="00481C3C">
        <w:rPr>
          <w:szCs w:val="26"/>
        </w:rPr>
        <w:t>Theo bạn, chất lượng của sách và độ tin cậy của thông tin về sách trên trang web như thế nào?</w:t>
      </w:r>
    </w:p>
    <w:p w14:paraId="64ACEC6F" w14:textId="0A36A482" w:rsidR="00AF0B09" w:rsidRPr="00481C3C" w:rsidRDefault="00AF0B09" w:rsidP="00AF0B09">
      <w:pPr>
        <w:pStyle w:val="ListParagraph"/>
        <w:numPr>
          <w:ilvl w:val="1"/>
          <w:numId w:val="16"/>
        </w:numPr>
        <w:rPr>
          <w:szCs w:val="26"/>
        </w:rPr>
      </w:pPr>
      <w:r w:rsidRPr="00AF0B09">
        <w:rPr>
          <w:szCs w:val="26"/>
        </w:rPr>
        <w:t>Tôi rất hài lòng với chất lượng sách và thông tin về sách trên trang web của bạn. Sách đều mới và có chất lượng tốt, thông tin mô tả cũng rất chính xác.</w:t>
      </w:r>
    </w:p>
    <w:p w14:paraId="32433F4F" w14:textId="6D51B5E3" w:rsidR="00055F1E" w:rsidRDefault="00055F1E" w:rsidP="00481C3C">
      <w:pPr>
        <w:pStyle w:val="ListParagraph"/>
        <w:numPr>
          <w:ilvl w:val="0"/>
          <w:numId w:val="16"/>
        </w:numPr>
        <w:rPr>
          <w:szCs w:val="26"/>
        </w:rPr>
      </w:pPr>
      <w:r w:rsidRPr="00481C3C">
        <w:rPr>
          <w:szCs w:val="26"/>
        </w:rPr>
        <w:t>Bạn có nhận xét nào khác hoặc gợi ý để cải thiện trải nghiệm mua sách trực tuyến của bạn không?</w:t>
      </w:r>
    </w:p>
    <w:p w14:paraId="72BBBB2D" w14:textId="4E74B5DC" w:rsidR="00AF0B09" w:rsidRPr="00481C3C" w:rsidRDefault="00AF0B09" w:rsidP="00AF0B09">
      <w:pPr>
        <w:pStyle w:val="ListParagraph"/>
        <w:numPr>
          <w:ilvl w:val="1"/>
          <w:numId w:val="16"/>
        </w:numPr>
        <w:rPr>
          <w:szCs w:val="26"/>
        </w:rPr>
      </w:pPr>
      <w:r w:rsidRPr="00AF0B09">
        <w:rPr>
          <w:szCs w:val="26"/>
        </w:rPr>
        <w:lastRenderedPageBreak/>
        <w:t xml:space="preserve">Một tính năng gợi ý sách dựa trên </w:t>
      </w:r>
      <w:r>
        <w:rPr>
          <w:szCs w:val="26"/>
          <w:lang w:val="en-US"/>
        </w:rPr>
        <w:t xml:space="preserve">lịch sử giao dịch </w:t>
      </w:r>
      <w:r w:rsidRPr="00AF0B09">
        <w:rPr>
          <w:szCs w:val="26"/>
        </w:rPr>
        <w:t>của người dùng sẽ làm trang web của bạn trở nên hấp dẫn hơn. Đây có thể là một cách tuyệt vời để khám phá sách mới.</w:t>
      </w:r>
    </w:p>
    <w:p w14:paraId="38F958C8" w14:textId="6E719E26" w:rsidR="00055F1E" w:rsidRDefault="00055F1E" w:rsidP="00481C3C">
      <w:pPr>
        <w:pStyle w:val="ListParagraph"/>
        <w:numPr>
          <w:ilvl w:val="0"/>
          <w:numId w:val="16"/>
        </w:numPr>
        <w:rPr>
          <w:szCs w:val="26"/>
        </w:rPr>
      </w:pPr>
      <w:r w:rsidRPr="00481C3C">
        <w:rPr>
          <w:szCs w:val="26"/>
        </w:rPr>
        <w:t>Ngoài việc mua sách, bạn có mong đợi thêm các dịch vụ hoặc tính năng nào khác từ trang web của chúng tôi không?</w:t>
      </w:r>
    </w:p>
    <w:p w14:paraId="17CD00DB" w14:textId="3E477444" w:rsidR="00AF0B09" w:rsidRPr="00481C3C" w:rsidRDefault="00AF0B09" w:rsidP="00AF0B09">
      <w:pPr>
        <w:pStyle w:val="ListParagraph"/>
        <w:numPr>
          <w:ilvl w:val="1"/>
          <w:numId w:val="16"/>
        </w:numPr>
        <w:rPr>
          <w:szCs w:val="26"/>
        </w:rPr>
      </w:pPr>
      <w:r w:rsidRPr="00AF0B09">
        <w:rPr>
          <w:szCs w:val="26"/>
        </w:rPr>
        <w:t>Tôi nghĩ việc cung cấp thêm các bài đánh giá hoặc bài viết về sách có thể giúp tôi có cái nhìn tổng quan hơn về từng cuốn sách trước khi mua.</w:t>
      </w:r>
    </w:p>
    <w:p w14:paraId="54DAF135" w14:textId="564423C0" w:rsidR="00055F1E" w:rsidRPr="00AF0B09" w:rsidRDefault="00055F1E" w:rsidP="00481C3C">
      <w:pPr>
        <w:pStyle w:val="ListParagraph"/>
        <w:numPr>
          <w:ilvl w:val="0"/>
          <w:numId w:val="16"/>
        </w:numPr>
        <w:rPr>
          <w:rFonts w:eastAsiaTheme="majorEastAsia"/>
          <w:b/>
          <w:szCs w:val="26"/>
        </w:rPr>
      </w:pPr>
      <w:r w:rsidRPr="00481C3C">
        <w:rPr>
          <w:szCs w:val="26"/>
        </w:rPr>
        <w:t>Bạn có sẵn lòng giới thiệu trang web bán sách trực tuyến của chúng tôi cho người khác không? Nếu có, vì sao?</w:t>
      </w:r>
    </w:p>
    <w:p w14:paraId="4D34E091" w14:textId="47AF37DA" w:rsidR="00AF0B09" w:rsidRDefault="00AF0B09" w:rsidP="00AF0B09">
      <w:pPr>
        <w:pStyle w:val="ListParagraph"/>
        <w:numPr>
          <w:ilvl w:val="1"/>
          <w:numId w:val="16"/>
        </w:numPr>
        <w:rPr>
          <w:rFonts w:eastAsiaTheme="majorEastAsia"/>
          <w:bCs/>
          <w:szCs w:val="26"/>
        </w:rPr>
      </w:pPr>
      <w:r w:rsidRPr="00AF0B09">
        <w:rPr>
          <w:rFonts w:eastAsiaTheme="majorEastAsia"/>
          <w:bCs/>
          <w:szCs w:val="26"/>
        </w:rPr>
        <w:t>Tất nhiên, tôi sẽ giới thiệu trang web của bạn cho người khác vì trải nghiệm của tôi khá tốt và tôi tin tưởng vào chất lượng sách và dịch vụ của bạn.</w:t>
      </w:r>
    </w:p>
    <w:p w14:paraId="27FE8522" w14:textId="156CEAFB" w:rsidR="00AF0B09" w:rsidRDefault="00AF0B09" w:rsidP="00AF0B09">
      <w:pPr>
        <w:pStyle w:val="Heading3"/>
      </w:pPr>
      <w:bookmarkStart w:id="113" w:name="_Toc153394238"/>
      <w:r>
        <w:t>Phỏng vấn cho quản trị viên</w:t>
      </w:r>
      <w:bookmarkEnd w:id="113"/>
    </w:p>
    <w:p w14:paraId="0E7F51B0" w14:textId="4ED062FD" w:rsidR="00AF0B09" w:rsidRPr="00850FAC" w:rsidRDefault="00AF0B09" w:rsidP="00AF0B09">
      <w:pPr>
        <w:pStyle w:val="ListParagraph"/>
        <w:numPr>
          <w:ilvl w:val="0"/>
          <w:numId w:val="17"/>
        </w:numPr>
        <w:rPr>
          <w:rFonts w:eastAsiaTheme="majorEastAsia"/>
        </w:rPr>
      </w:pPr>
      <w:r>
        <w:rPr>
          <w:rFonts w:eastAsiaTheme="majorEastAsia"/>
          <w:lang w:val="en-US"/>
        </w:rPr>
        <w:t>Bạn đã từng sử dụng</w:t>
      </w:r>
      <w:r w:rsidR="00850FAC">
        <w:rPr>
          <w:rFonts w:eastAsiaTheme="majorEastAsia"/>
          <w:lang w:val="en-US"/>
        </w:rPr>
        <w:t xml:space="preserve"> hệ thống quản lí và bán sản phẩm trong cửa hàng của mình chưa?</w:t>
      </w:r>
    </w:p>
    <w:p w14:paraId="7703223C" w14:textId="795E1E50" w:rsidR="00850FAC" w:rsidRPr="00850FAC" w:rsidRDefault="00850FAC" w:rsidP="00850FAC">
      <w:pPr>
        <w:pStyle w:val="ListParagraph"/>
        <w:numPr>
          <w:ilvl w:val="1"/>
          <w:numId w:val="17"/>
        </w:numPr>
        <w:rPr>
          <w:rFonts w:eastAsiaTheme="majorEastAsia"/>
        </w:rPr>
      </w:pPr>
      <w:r>
        <w:rPr>
          <w:rFonts w:eastAsiaTheme="majorEastAsia"/>
          <w:lang w:val="en-US"/>
        </w:rPr>
        <w:t>Đã từng</w:t>
      </w:r>
    </w:p>
    <w:p w14:paraId="2ABDD1A9" w14:textId="2B7275E1" w:rsidR="00850FAC" w:rsidRPr="00850FAC" w:rsidRDefault="00850FAC" w:rsidP="00850FAC">
      <w:pPr>
        <w:pStyle w:val="ListParagraph"/>
        <w:numPr>
          <w:ilvl w:val="0"/>
          <w:numId w:val="17"/>
        </w:numPr>
        <w:rPr>
          <w:rFonts w:eastAsiaTheme="majorEastAsia"/>
        </w:rPr>
      </w:pPr>
      <w:r>
        <w:rPr>
          <w:rFonts w:eastAsiaTheme="majorEastAsia"/>
          <w:lang w:val="en-US"/>
        </w:rPr>
        <w:t>Bạn có cần đăng kí, đăng nhập để phân quyền sử dụng các chức năng khác nhau trong hệ thống bán sách trực tuyến không?</w:t>
      </w:r>
    </w:p>
    <w:p w14:paraId="6120F6C7" w14:textId="5B06C19A" w:rsidR="00850FAC" w:rsidRPr="00850FAC" w:rsidRDefault="00850FAC" w:rsidP="00850FAC">
      <w:pPr>
        <w:pStyle w:val="ListParagraph"/>
        <w:numPr>
          <w:ilvl w:val="1"/>
          <w:numId w:val="17"/>
        </w:numPr>
        <w:rPr>
          <w:rFonts w:eastAsiaTheme="majorEastAsia"/>
        </w:rPr>
      </w:pPr>
      <w:r>
        <w:rPr>
          <w:rFonts w:eastAsiaTheme="majorEastAsia"/>
          <w:lang w:val="en-US"/>
        </w:rPr>
        <w:t>Có</w:t>
      </w:r>
    </w:p>
    <w:p w14:paraId="2D3E094A" w14:textId="29A8B129" w:rsidR="00850FAC" w:rsidRPr="00850FAC" w:rsidRDefault="00850FAC" w:rsidP="00850FAC">
      <w:pPr>
        <w:pStyle w:val="ListParagraph"/>
        <w:numPr>
          <w:ilvl w:val="0"/>
          <w:numId w:val="17"/>
        </w:numPr>
        <w:rPr>
          <w:rFonts w:eastAsiaTheme="majorEastAsia"/>
        </w:rPr>
      </w:pPr>
      <w:r>
        <w:rPr>
          <w:rFonts w:eastAsiaTheme="majorEastAsia"/>
          <w:lang w:val="en-US"/>
        </w:rPr>
        <w:t>Bạn có cần thay đổi thông tin cá nhân của bạn trong hệ thống không</w:t>
      </w:r>
    </w:p>
    <w:p w14:paraId="47A12E36" w14:textId="2BC45977" w:rsidR="00850FAC" w:rsidRPr="00850FAC" w:rsidRDefault="00850FAC" w:rsidP="00850FAC">
      <w:pPr>
        <w:pStyle w:val="ListParagraph"/>
        <w:numPr>
          <w:ilvl w:val="1"/>
          <w:numId w:val="17"/>
        </w:numPr>
        <w:rPr>
          <w:rFonts w:eastAsiaTheme="majorEastAsia"/>
        </w:rPr>
      </w:pPr>
      <w:r>
        <w:rPr>
          <w:rFonts w:eastAsiaTheme="majorEastAsia"/>
          <w:lang w:val="en-US"/>
        </w:rPr>
        <w:t>Không</w:t>
      </w:r>
    </w:p>
    <w:p w14:paraId="30A2B011" w14:textId="1937765D" w:rsidR="00850FAC" w:rsidRPr="00850FAC" w:rsidRDefault="00850FAC" w:rsidP="00850FAC">
      <w:pPr>
        <w:pStyle w:val="ListParagraph"/>
        <w:numPr>
          <w:ilvl w:val="0"/>
          <w:numId w:val="17"/>
        </w:numPr>
        <w:spacing w:after="120"/>
        <w:rPr>
          <w:rFonts w:eastAsiaTheme="majorEastAsia"/>
        </w:rPr>
      </w:pPr>
      <w:r>
        <w:rPr>
          <w:rFonts w:eastAsiaTheme="majorEastAsia"/>
          <w:lang w:val="en-US"/>
        </w:rPr>
        <w:t>Theo bạn, chức năng nào sau đây là cần thiết cho hệ thống bán sách trực tuyến</w:t>
      </w:r>
    </w:p>
    <w:tbl>
      <w:tblPr>
        <w:tblStyle w:val="TableGrid"/>
        <w:tblW w:w="0" w:type="auto"/>
        <w:tblInd w:w="720" w:type="dxa"/>
        <w:tblLook w:val="04A0" w:firstRow="1" w:lastRow="0" w:firstColumn="1" w:lastColumn="0" w:noHBand="0" w:noVBand="1"/>
      </w:tblPr>
      <w:tblGrid>
        <w:gridCol w:w="7167"/>
        <w:gridCol w:w="539"/>
        <w:gridCol w:w="924"/>
      </w:tblGrid>
      <w:tr w:rsidR="00850FAC" w14:paraId="7FDA5395" w14:textId="77777777" w:rsidTr="00850FAC">
        <w:trPr>
          <w:trHeight w:val="233"/>
        </w:trPr>
        <w:tc>
          <w:tcPr>
            <w:tcW w:w="7555" w:type="dxa"/>
          </w:tcPr>
          <w:p w14:paraId="473D9534" w14:textId="28368402" w:rsidR="00850FAC" w:rsidRPr="00850FAC" w:rsidRDefault="00850FAC" w:rsidP="00850FAC">
            <w:r>
              <w:t>Tên chức năng</w:t>
            </w:r>
          </w:p>
        </w:tc>
        <w:tc>
          <w:tcPr>
            <w:tcW w:w="540" w:type="dxa"/>
          </w:tcPr>
          <w:p w14:paraId="2091BC37" w14:textId="317C2367" w:rsidR="00850FAC" w:rsidRPr="00850FAC" w:rsidRDefault="00850FAC" w:rsidP="00850FAC">
            <w:pPr>
              <w:rPr>
                <w:rFonts w:eastAsiaTheme="majorEastAsia"/>
              </w:rPr>
            </w:pPr>
            <w:r>
              <w:rPr>
                <w:rFonts w:eastAsiaTheme="majorEastAsia"/>
              </w:rPr>
              <w:t>Có</w:t>
            </w:r>
          </w:p>
        </w:tc>
        <w:tc>
          <w:tcPr>
            <w:tcW w:w="535" w:type="dxa"/>
          </w:tcPr>
          <w:p w14:paraId="11EE5908" w14:textId="6E2457B0" w:rsidR="00850FAC" w:rsidRPr="00850FAC" w:rsidRDefault="00850FAC" w:rsidP="00850FAC">
            <w:pPr>
              <w:rPr>
                <w:rFonts w:eastAsiaTheme="majorEastAsia"/>
              </w:rPr>
            </w:pPr>
            <w:r>
              <w:rPr>
                <w:rFonts w:eastAsiaTheme="majorEastAsia"/>
              </w:rPr>
              <w:t>Không</w:t>
            </w:r>
          </w:p>
        </w:tc>
      </w:tr>
      <w:tr w:rsidR="0079012B" w14:paraId="25B594A7" w14:textId="77777777" w:rsidTr="00850FAC">
        <w:trPr>
          <w:trHeight w:val="233"/>
        </w:trPr>
        <w:tc>
          <w:tcPr>
            <w:tcW w:w="7555" w:type="dxa"/>
          </w:tcPr>
          <w:p w14:paraId="3EEE555A" w14:textId="38328EBA" w:rsidR="0079012B" w:rsidRDefault="0079012B" w:rsidP="00850FAC">
            <w:r>
              <w:t>Thêm thông tin sách</w:t>
            </w:r>
          </w:p>
        </w:tc>
        <w:tc>
          <w:tcPr>
            <w:tcW w:w="540" w:type="dxa"/>
          </w:tcPr>
          <w:p w14:paraId="584D2434" w14:textId="77777777" w:rsidR="0079012B" w:rsidRDefault="0079012B" w:rsidP="00850FAC">
            <w:pPr>
              <w:rPr>
                <w:rFonts w:eastAsiaTheme="majorEastAsia"/>
              </w:rPr>
            </w:pPr>
          </w:p>
        </w:tc>
        <w:tc>
          <w:tcPr>
            <w:tcW w:w="535" w:type="dxa"/>
          </w:tcPr>
          <w:p w14:paraId="2272B5CF" w14:textId="77777777" w:rsidR="0079012B" w:rsidRDefault="0079012B" w:rsidP="00850FAC">
            <w:pPr>
              <w:rPr>
                <w:rFonts w:eastAsiaTheme="majorEastAsia"/>
              </w:rPr>
            </w:pPr>
          </w:p>
        </w:tc>
      </w:tr>
      <w:tr w:rsidR="0079012B" w14:paraId="0BEAB7FE" w14:textId="77777777" w:rsidTr="00850FAC">
        <w:trPr>
          <w:trHeight w:val="233"/>
        </w:trPr>
        <w:tc>
          <w:tcPr>
            <w:tcW w:w="7555" w:type="dxa"/>
          </w:tcPr>
          <w:p w14:paraId="03C01CC7" w14:textId="4C6DAE12" w:rsidR="0079012B" w:rsidRDefault="0079012B" w:rsidP="00850FAC">
            <w:r>
              <w:t>Xóa thông tin sách</w:t>
            </w:r>
          </w:p>
        </w:tc>
        <w:tc>
          <w:tcPr>
            <w:tcW w:w="540" w:type="dxa"/>
          </w:tcPr>
          <w:p w14:paraId="7C1CBC7B" w14:textId="77777777" w:rsidR="0079012B" w:rsidRDefault="0079012B" w:rsidP="00850FAC">
            <w:pPr>
              <w:rPr>
                <w:rFonts w:eastAsiaTheme="majorEastAsia"/>
              </w:rPr>
            </w:pPr>
          </w:p>
        </w:tc>
        <w:tc>
          <w:tcPr>
            <w:tcW w:w="535" w:type="dxa"/>
          </w:tcPr>
          <w:p w14:paraId="7577B1BE" w14:textId="77777777" w:rsidR="0079012B" w:rsidRDefault="0079012B" w:rsidP="00850FAC">
            <w:pPr>
              <w:rPr>
                <w:rFonts w:eastAsiaTheme="majorEastAsia"/>
              </w:rPr>
            </w:pPr>
          </w:p>
        </w:tc>
      </w:tr>
      <w:tr w:rsidR="0079012B" w14:paraId="73D0BEED" w14:textId="77777777" w:rsidTr="00850FAC">
        <w:trPr>
          <w:trHeight w:val="233"/>
        </w:trPr>
        <w:tc>
          <w:tcPr>
            <w:tcW w:w="7555" w:type="dxa"/>
          </w:tcPr>
          <w:p w14:paraId="3CEDF225" w14:textId="3AA4C697" w:rsidR="0079012B" w:rsidRDefault="0079012B" w:rsidP="00850FAC">
            <w:r>
              <w:t>Lưu thông tin sách</w:t>
            </w:r>
          </w:p>
        </w:tc>
        <w:tc>
          <w:tcPr>
            <w:tcW w:w="540" w:type="dxa"/>
          </w:tcPr>
          <w:p w14:paraId="0F6F3FD9" w14:textId="77777777" w:rsidR="0079012B" w:rsidRDefault="0079012B" w:rsidP="00850FAC">
            <w:pPr>
              <w:rPr>
                <w:rFonts w:eastAsiaTheme="majorEastAsia"/>
              </w:rPr>
            </w:pPr>
          </w:p>
        </w:tc>
        <w:tc>
          <w:tcPr>
            <w:tcW w:w="535" w:type="dxa"/>
          </w:tcPr>
          <w:p w14:paraId="39F12978" w14:textId="77777777" w:rsidR="0079012B" w:rsidRDefault="0079012B" w:rsidP="00850FAC">
            <w:pPr>
              <w:rPr>
                <w:rFonts w:eastAsiaTheme="majorEastAsia"/>
              </w:rPr>
            </w:pPr>
          </w:p>
        </w:tc>
      </w:tr>
      <w:tr w:rsidR="0079012B" w14:paraId="71297580" w14:textId="77777777" w:rsidTr="00850FAC">
        <w:trPr>
          <w:trHeight w:val="233"/>
        </w:trPr>
        <w:tc>
          <w:tcPr>
            <w:tcW w:w="7555" w:type="dxa"/>
          </w:tcPr>
          <w:p w14:paraId="005E7A65" w14:textId="297D9605" w:rsidR="0079012B" w:rsidRDefault="0079012B" w:rsidP="00850FAC">
            <w:r>
              <w:t>Phân loại sách</w:t>
            </w:r>
          </w:p>
        </w:tc>
        <w:tc>
          <w:tcPr>
            <w:tcW w:w="540" w:type="dxa"/>
          </w:tcPr>
          <w:p w14:paraId="438A204D" w14:textId="77777777" w:rsidR="0079012B" w:rsidRDefault="0079012B" w:rsidP="00850FAC">
            <w:pPr>
              <w:rPr>
                <w:rFonts w:eastAsiaTheme="majorEastAsia"/>
              </w:rPr>
            </w:pPr>
          </w:p>
        </w:tc>
        <w:tc>
          <w:tcPr>
            <w:tcW w:w="535" w:type="dxa"/>
          </w:tcPr>
          <w:p w14:paraId="2505F8E0" w14:textId="77777777" w:rsidR="0079012B" w:rsidRDefault="0079012B" w:rsidP="00850FAC">
            <w:pPr>
              <w:rPr>
                <w:rFonts w:eastAsiaTheme="majorEastAsia"/>
              </w:rPr>
            </w:pPr>
          </w:p>
        </w:tc>
      </w:tr>
      <w:tr w:rsidR="0079012B" w14:paraId="0320304E" w14:textId="77777777" w:rsidTr="00850FAC">
        <w:trPr>
          <w:trHeight w:val="233"/>
        </w:trPr>
        <w:tc>
          <w:tcPr>
            <w:tcW w:w="7555" w:type="dxa"/>
          </w:tcPr>
          <w:p w14:paraId="12B0051E" w14:textId="349F67F3" w:rsidR="0079012B" w:rsidRDefault="0079012B" w:rsidP="00850FAC">
            <w:r>
              <w:t>Tìm kiếm sách</w:t>
            </w:r>
          </w:p>
        </w:tc>
        <w:tc>
          <w:tcPr>
            <w:tcW w:w="540" w:type="dxa"/>
          </w:tcPr>
          <w:p w14:paraId="05C10EFE" w14:textId="77777777" w:rsidR="0079012B" w:rsidRDefault="0079012B" w:rsidP="00850FAC">
            <w:pPr>
              <w:rPr>
                <w:rFonts w:eastAsiaTheme="majorEastAsia"/>
              </w:rPr>
            </w:pPr>
          </w:p>
        </w:tc>
        <w:tc>
          <w:tcPr>
            <w:tcW w:w="535" w:type="dxa"/>
          </w:tcPr>
          <w:p w14:paraId="5A68D780" w14:textId="77777777" w:rsidR="0079012B" w:rsidRDefault="0079012B" w:rsidP="00850FAC">
            <w:pPr>
              <w:rPr>
                <w:rFonts w:eastAsiaTheme="majorEastAsia"/>
              </w:rPr>
            </w:pPr>
          </w:p>
        </w:tc>
      </w:tr>
      <w:tr w:rsidR="0079012B" w14:paraId="742DB291" w14:textId="77777777" w:rsidTr="00850FAC">
        <w:trPr>
          <w:trHeight w:val="233"/>
        </w:trPr>
        <w:tc>
          <w:tcPr>
            <w:tcW w:w="7555" w:type="dxa"/>
          </w:tcPr>
          <w:p w14:paraId="584CD0E2" w14:textId="3031FD77" w:rsidR="0079012B" w:rsidRDefault="0079012B" w:rsidP="00850FAC">
            <w:r>
              <w:t>Xem thông tin sách</w:t>
            </w:r>
          </w:p>
        </w:tc>
        <w:tc>
          <w:tcPr>
            <w:tcW w:w="540" w:type="dxa"/>
          </w:tcPr>
          <w:p w14:paraId="15F65295" w14:textId="77777777" w:rsidR="0079012B" w:rsidRDefault="0079012B" w:rsidP="00850FAC">
            <w:pPr>
              <w:rPr>
                <w:rFonts w:eastAsiaTheme="majorEastAsia"/>
              </w:rPr>
            </w:pPr>
          </w:p>
        </w:tc>
        <w:tc>
          <w:tcPr>
            <w:tcW w:w="535" w:type="dxa"/>
          </w:tcPr>
          <w:p w14:paraId="25CAE7DC" w14:textId="77777777" w:rsidR="0079012B" w:rsidRDefault="0079012B" w:rsidP="00850FAC">
            <w:pPr>
              <w:rPr>
                <w:rFonts w:eastAsiaTheme="majorEastAsia"/>
              </w:rPr>
            </w:pPr>
          </w:p>
        </w:tc>
      </w:tr>
      <w:tr w:rsidR="0079012B" w14:paraId="4BE97EAC" w14:textId="77777777" w:rsidTr="00850FAC">
        <w:trPr>
          <w:trHeight w:val="233"/>
        </w:trPr>
        <w:tc>
          <w:tcPr>
            <w:tcW w:w="7555" w:type="dxa"/>
          </w:tcPr>
          <w:p w14:paraId="7998487E" w14:textId="442323E4" w:rsidR="0079012B" w:rsidRDefault="0079012B" w:rsidP="00850FAC">
            <w:r>
              <w:t>Tạo bảng thống kê sách</w:t>
            </w:r>
          </w:p>
        </w:tc>
        <w:tc>
          <w:tcPr>
            <w:tcW w:w="540" w:type="dxa"/>
          </w:tcPr>
          <w:p w14:paraId="6221FEA9" w14:textId="77777777" w:rsidR="0079012B" w:rsidRDefault="0079012B" w:rsidP="00850FAC">
            <w:pPr>
              <w:rPr>
                <w:rFonts w:eastAsiaTheme="majorEastAsia"/>
              </w:rPr>
            </w:pPr>
          </w:p>
        </w:tc>
        <w:tc>
          <w:tcPr>
            <w:tcW w:w="535" w:type="dxa"/>
          </w:tcPr>
          <w:p w14:paraId="4D338105" w14:textId="77777777" w:rsidR="0079012B" w:rsidRDefault="0079012B" w:rsidP="00850FAC">
            <w:pPr>
              <w:rPr>
                <w:rFonts w:eastAsiaTheme="majorEastAsia"/>
              </w:rPr>
            </w:pPr>
          </w:p>
        </w:tc>
      </w:tr>
      <w:tr w:rsidR="0079012B" w14:paraId="3B4207F6" w14:textId="77777777" w:rsidTr="00850FAC">
        <w:trPr>
          <w:trHeight w:val="233"/>
        </w:trPr>
        <w:tc>
          <w:tcPr>
            <w:tcW w:w="7555" w:type="dxa"/>
          </w:tcPr>
          <w:p w14:paraId="36E5CA56" w14:textId="2F7B743E" w:rsidR="0079012B" w:rsidRDefault="0079012B" w:rsidP="00850FAC">
            <w:r>
              <w:t>Xem sách dựa trên nhà xuất bản</w:t>
            </w:r>
          </w:p>
        </w:tc>
        <w:tc>
          <w:tcPr>
            <w:tcW w:w="540" w:type="dxa"/>
          </w:tcPr>
          <w:p w14:paraId="28902587" w14:textId="77777777" w:rsidR="0079012B" w:rsidRDefault="0079012B" w:rsidP="00850FAC">
            <w:pPr>
              <w:rPr>
                <w:rFonts w:eastAsiaTheme="majorEastAsia"/>
              </w:rPr>
            </w:pPr>
          </w:p>
        </w:tc>
        <w:tc>
          <w:tcPr>
            <w:tcW w:w="535" w:type="dxa"/>
          </w:tcPr>
          <w:p w14:paraId="3CFC6F2E" w14:textId="77777777" w:rsidR="0079012B" w:rsidRDefault="0079012B" w:rsidP="00850FAC">
            <w:pPr>
              <w:rPr>
                <w:rFonts w:eastAsiaTheme="majorEastAsia"/>
              </w:rPr>
            </w:pPr>
          </w:p>
        </w:tc>
      </w:tr>
      <w:tr w:rsidR="0079012B" w14:paraId="7413620D" w14:textId="77777777" w:rsidTr="00850FAC">
        <w:trPr>
          <w:trHeight w:val="233"/>
        </w:trPr>
        <w:tc>
          <w:tcPr>
            <w:tcW w:w="7555" w:type="dxa"/>
          </w:tcPr>
          <w:p w14:paraId="760B8E73" w14:textId="77777777" w:rsidR="0079012B" w:rsidRDefault="0079012B" w:rsidP="00850FAC"/>
        </w:tc>
        <w:tc>
          <w:tcPr>
            <w:tcW w:w="540" w:type="dxa"/>
          </w:tcPr>
          <w:p w14:paraId="3464B668" w14:textId="77777777" w:rsidR="0079012B" w:rsidRDefault="0079012B" w:rsidP="00850FAC">
            <w:pPr>
              <w:rPr>
                <w:rFonts w:eastAsiaTheme="majorEastAsia"/>
              </w:rPr>
            </w:pPr>
          </w:p>
        </w:tc>
        <w:tc>
          <w:tcPr>
            <w:tcW w:w="535" w:type="dxa"/>
          </w:tcPr>
          <w:p w14:paraId="16B68B86" w14:textId="77777777" w:rsidR="0079012B" w:rsidRDefault="0079012B" w:rsidP="00850FAC">
            <w:pPr>
              <w:rPr>
                <w:rFonts w:eastAsiaTheme="majorEastAsia"/>
              </w:rPr>
            </w:pPr>
          </w:p>
        </w:tc>
      </w:tr>
      <w:tr w:rsidR="0079012B" w14:paraId="59DC1DFD" w14:textId="77777777" w:rsidTr="00850FAC">
        <w:trPr>
          <w:trHeight w:val="233"/>
        </w:trPr>
        <w:tc>
          <w:tcPr>
            <w:tcW w:w="7555" w:type="dxa"/>
          </w:tcPr>
          <w:p w14:paraId="1886EDB8" w14:textId="77777777" w:rsidR="0079012B" w:rsidRDefault="0079012B" w:rsidP="00850FAC"/>
        </w:tc>
        <w:tc>
          <w:tcPr>
            <w:tcW w:w="540" w:type="dxa"/>
          </w:tcPr>
          <w:p w14:paraId="0B5A58A8" w14:textId="77777777" w:rsidR="0079012B" w:rsidRDefault="0079012B" w:rsidP="00850FAC">
            <w:pPr>
              <w:rPr>
                <w:rFonts w:eastAsiaTheme="majorEastAsia"/>
              </w:rPr>
            </w:pPr>
          </w:p>
        </w:tc>
        <w:tc>
          <w:tcPr>
            <w:tcW w:w="535" w:type="dxa"/>
          </w:tcPr>
          <w:p w14:paraId="2407C9F9" w14:textId="77777777" w:rsidR="0079012B" w:rsidRDefault="0079012B" w:rsidP="00850FAC">
            <w:pPr>
              <w:rPr>
                <w:rFonts w:eastAsiaTheme="majorEastAsia"/>
              </w:rPr>
            </w:pPr>
          </w:p>
        </w:tc>
      </w:tr>
      <w:tr w:rsidR="0079012B" w14:paraId="4FB52824" w14:textId="77777777" w:rsidTr="00850FAC">
        <w:trPr>
          <w:trHeight w:val="233"/>
        </w:trPr>
        <w:tc>
          <w:tcPr>
            <w:tcW w:w="7555" w:type="dxa"/>
          </w:tcPr>
          <w:p w14:paraId="4881E93F" w14:textId="77777777" w:rsidR="0079012B" w:rsidRDefault="0079012B" w:rsidP="00850FAC"/>
        </w:tc>
        <w:tc>
          <w:tcPr>
            <w:tcW w:w="540" w:type="dxa"/>
          </w:tcPr>
          <w:p w14:paraId="3ADE02C2" w14:textId="77777777" w:rsidR="0079012B" w:rsidRDefault="0079012B" w:rsidP="00850FAC">
            <w:pPr>
              <w:rPr>
                <w:rFonts w:eastAsiaTheme="majorEastAsia"/>
              </w:rPr>
            </w:pPr>
          </w:p>
        </w:tc>
        <w:tc>
          <w:tcPr>
            <w:tcW w:w="535" w:type="dxa"/>
          </w:tcPr>
          <w:p w14:paraId="721CA364" w14:textId="77777777" w:rsidR="0079012B" w:rsidRDefault="0079012B" w:rsidP="00850FAC">
            <w:pPr>
              <w:rPr>
                <w:rFonts w:eastAsiaTheme="majorEastAsia"/>
              </w:rPr>
            </w:pPr>
          </w:p>
        </w:tc>
      </w:tr>
    </w:tbl>
    <w:p w14:paraId="7371A0B9" w14:textId="7DCCBE9F" w:rsidR="00850FAC" w:rsidRPr="0079012B" w:rsidRDefault="0079012B" w:rsidP="0079012B">
      <w:pPr>
        <w:pStyle w:val="ListParagraph"/>
        <w:numPr>
          <w:ilvl w:val="0"/>
          <w:numId w:val="18"/>
        </w:numPr>
        <w:rPr>
          <w:rFonts w:eastAsiaTheme="majorEastAsia"/>
        </w:rPr>
      </w:pPr>
      <w:r>
        <w:rPr>
          <w:rFonts w:eastAsiaTheme="majorEastAsia"/>
          <w:lang w:val="en-US"/>
        </w:rPr>
        <w:t>Ngoài những chức năng nêu trên thì bạn mong muốn có chức năng nào khác trong hệ thống không?</w:t>
      </w:r>
    </w:p>
    <w:p w14:paraId="32B9D1A6" w14:textId="3076120B" w:rsidR="0079012B" w:rsidRPr="0079012B" w:rsidRDefault="0079012B" w:rsidP="0079012B">
      <w:pPr>
        <w:pStyle w:val="ListParagraph"/>
        <w:numPr>
          <w:ilvl w:val="1"/>
          <w:numId w:val="18"/>
        </w:numPr>
        <w:rPr>
          <w:rFonts w:eastAsiaTheme="majorEastAsia"/>
        </w:rPr>
      </w:pPr>
      <w:r>
        <w:rPr>
          <w:rFonts w:eastAsiaTheme="majorEastAsia"/>
          <w:lang w:val="en-US"/>
        </w:rPr>
        <w:t>Không</w:t>
      </w:r>
    </w:p>
    <w:p w14:paraId="4F240525" w14:textId="18E36F39" w:rsidR="0079012B" w:rsidRDefault="0079012B" w:rsidP="0079012B">
      <w:pPr>
        <w:pStyle w:val="Heading3"/>
      </w:pPr>
      <w:bookmarkStart w:id="114" w:name="_Toc153394239"/>
      <w:r>
        <w:lastRenderedPageBreak/>
        <w:t>Phỏng vấn cho nhà xuất bản</w:t>
      </w:r>
      <w:bookmarkEnd w:id="114"/>
    </w:p>
    <w:p w14:paraId="6F0A66FD" w14:textId="48A66BE9" w:rsidR="00585EE7" w:rsidRDefault="00585EE7" w:rsidP="00585EE7">
      <w:pPr>
        <w:pStyle w:val="ListParagraph"/>
        <w:numPr>
          <w:ilvl w:val="0"/>
          <w:numId w:val="19"/>
        </w:numPr>
      </w:pPr>
      <w:r>
        <w:t>Các sách của nhà xuất bản có sẵn để bán trực tuyến thông qua các kênh khác không?</w:t>
      </w:r>
    </w:p>
    <w:p w14:paraId="5543D624" w14:textId="700D0FE3" w:rsidR="00585EE7" w:rsidRDefault="00585EE7" w:rsidP="00585EE7">
      <w:pPr>
        <w:pStyle w:val="ListParagraph"/>
        <w:numPr>
          <w:ilvl w:val="1"/>
          <w:numId w:val="19"/>
        </w:numPr>
      </w:pPr>
      <w:r>
        <w:rPr>
          <w:lang w:val="en-US"/>
        </w:rPr>
        <w:t>Có</w:t>
      </w:r>
      <w:r w:rsidRPr="00585EE7">
        <w:rPr>
          <w:lang w:val="en-US"/>
        </w:rPr>
        <w:t>, chúng tôi hiện đang hợp tác với nhiều đối tác bán sách trực tuyến, bao gồm trang web của bạn, để tiếp cận với đối tượng độc giả rộng lớn hơn</w:t>
      </w:r>
      <w:r>
        <w:rPr>
          <w:lang w:val="en-US"/>
        </w:rPr>
        <w:t>.</w:t>
      </w:r>
    </w:p>
    <w:p w14:paraId="7FDB9844" w14:textId="2BDCE771" w:rsidR="00585EE7" w:rsidRDefault="00585EE7" w:rsidP="00585EE7">
      <w:pPr>
        <w:pStyle w:val="ListParagraph"/>
        <w:numPr>
          <w:ilvl w:val="0"/>
          <w:numId w:val="19"/>
        </w:numPr>
      </w:pPr>
      <w:r>
        <w:t>Có những yêu cầu cụ thể nào mà nhà xuất bản đề xuất khi hợp tác bán sách trên trang web của chúng tôi không?</w:t>
      </w:r>
    </w:p>
    <w:p w14:paraId="54A7959E" w14:textId="6A80F392" w:rsidR="00585EE7" w:rsidRDefault="00585EE7" w:rsidP="00585EE7">
      <w:pPr>
        <w:pStyle w:val="ListParagraph"/>
        <w:numPr>
          <w:ilvl w:val="1"/>
          <w:numId w:val="19"/>
        </w:numPr>
      </w:pPr>
      <w:r w:rsidRPr="00585EE7">
        <w:t>Chúng tôi mong muốn có thêm thông tin về cách thức trình bày sách trên trang web của bạn và cách tiếp cận với độc giả của bạn để tối ưu hóa trải nghiệm mua sách</w:t>
      </w:r>
      <w:r>
        <w:rPr>
          <w:lang w:val="en-US"/>
        </w:rPr>
        <w:t>.</w:t>
      </w:r>
    </w:p>
    <w:p w14:paraId="4B1CC388" w14:textId="40276E3A" w:rsidR="00585EE7" w:rsidRDefault="00585EE7" w:rsidP="00585EE7">
      <w:pPr>
        <w:pStyle w:val="ListParagraph"/>
        <w:numPr>
          <w:ilvl w:val="0"/>
          <w:numId w:val="19"/>
        </w:numPr>
      </w:pPr>
      <w:r>
        <w:t>Nhà xuất bản có quy định hoặc yêu cầu về việc quảng cáo sách của họ trên trang web của chúng tôi không?</w:t>
      </w:r>
    </w:p>
    <w:p w14:paraId="43BC7D2A" w14:textId="23D9AB29" w:rsidR="00585EE7" w:rsidRDefault="00585EE7" w:rsidP="00585EE7">
      <w:pPr>
        <w:pStyle w:val="ListParagraph"/>
        <w:numPr>
          <w:ilvl w:val="1"/>
          <w:numId w:val="19"/>
        </w:numPr>
      </w:pPr>
      <w:r w:rsidRPr="00585EE7">
        <w:t>Chúng tôi thường xuyên cung cấp hình ảnh, thông tin và nội dung quảng cáo chất lượng để giúp trang web của bạn thể hiện sách của chúng tôi một cách tốt nhất</w:t>
      </w:r>
      <w:r>
        <w:rPr>
          <w:lang w:val="en-US"/>
        </w:rPr>
        <w:t>.</w:t>
      </w:r>
    </w:p>
    <w:p w14:paraId="19511739" w14:textId="7087FE43" w:rsidR="00585EE7" w:rsidRDefault="00585EE7" w:rsidP="00585EE7">
      <w:pPr>
        <w:pStyle w:val="ListParagraph"/>
        <w:numPr>
          <w:ilvl w:val="0"/>
          <w:numId w:val="19"/>
        </w:numPr>
      </w:pPr>
      <w:r>
        <w:t>Có hệ thống cung cấp thông tin và hình ảnh về sách của nhà xuất bản để chúng tôi có thể hiển thị trên trang web không?</w:t>
      </w:r>
    </w:p>
    <w:p w14:paraId="2C323D4A" w14:textId="032C8E0D" w:rsidR="00585EE7" w:rsidRDefault="00585EE7" w:rsidP="00585EE7">
      <w:pPr>
        <w:pStyle w:val="ListParagraph"/>
        <w:numPr>
          <w:ilvl w:val="1"/>
          <w:numId w:val="19"/>
        </w:numPr>
      </w:pPr>
      <w:r w:rsidRPr="00585EE7">
        <w:t>Chúng tôi có một hệ thống cung cấp thông tin và hình ảnh về sách của mình để chia sẻ với các đối tác bán sách trực tuyến như bạn</w:t>
      </w:r>
      <w:r>
        <w:rPr>
          <w:lang w:val="en-US"/>
        </w:rPr>
        <w:t>.</w:t>
      </w:r>
    </w:p>
    <w:p w14:paraId="0229804B" w14:textId="5F524BDB" w:rsidR="00585EE7" w:rsidRDefault="00585EE7" w:rsidP="00585EE7">
      <w:pPr>
        <w:pStyle w:val="ListParagraph"/>
        <w:numPr>
          <w:ilvl w:val="0"/>
          <w:numId w:val="19"/>
        </w:numPr>
      </w:pPr>
      <w:r>
        <w:t>Có yêu cầu nào về việc xử lý vấn đề trả lại sách hoặc việc xử lý khiếu nại từ khách hàng không?</w:t>
      </w:r>
    </w:p>
    <w:p w14:paraId="7335072B" w14:textId="6718146C" w:rsidR="00585EE7" w:rsidRDefault="00585EE7" w:rsidP="00585EE7">
      <w:pPr>
        <w:pStyle w:val="ListParagraph"/>
        <w:numPr>
          <w:ilvl w:val="1"/>
          <w:numId w:val="19"/>
        </w:numPr>
      </w:pPr>
      <w:r w:rsidRPr="00585EE7">
        <w:t>Chúng tôi có quy trình cụ thể để xử lý khiếu nại và việc trả lại sách từ phía khách hàng để đảm bảo chất lượng dịch vụ và sự hài lòng của độc giả</w:t>
      </w:r>
      <w:r>
        <w:rPr>
          <w:lang w:val="en-US"/>
        </w:rPr>
        <w:t>.</w:t>
      </w:r>
    </w:p>
    <w:p w14:paraId="539C3CE5" w14:textId="21D46D98" w:rsidR="00585EE7" w:rsidRDefault="00585EE7" w:rsidP="00585EE7">
      <w:pPr>
        <w:pStyle w:val="ListParagraph"/>
        <w:numPr>
          <w:ilvl w:val="0"/>
          <w:numId w:val="19"/>
        </w:numPr>
      </w:pPr>
      <w:r>
        <w:t>Nhà xuất bản có cung cấp dịch vụ hỗ trợ sau bán hàng cho khách hàng mua sách trực tuyến không?</w:t>
      </w:r>
    </w:p>
    <w:p w14:paraId="682EA7CF" w14:textId="09A0EECE" w:rsidR="00585EE7" w:rsidRPr="00585EE7" w:rsidRDefault="00585EE7" w:rsidP="00585EE7">
      <w:pPr>
        <w:pStyle w:val="ListParagraph"/>
        <w:numPr>
          <w:ilvl w:val="1"/>
          <w:numId w:val="19"/>
        </w:numPr>
        <w:rPr>
          <w:rFonts w:eastAsiaTheme="majorEastAsia"/>
        </w:rPr>
      </w:pPr>
      <w:r w:rsidRPr="00585EE7">
        <w:t>Chúng tôi luôn cố gắng cung cấp dịch vụ hỗ trợ tốt nhất sau bán hàng để đảm bảo sự hài lòng của khách hàng và giữ chân họ quay lại với sách của chúng tôi</w:t>
      </w:r>
    </w:p>
    <w:p w14:paraId="7DF5F880" w14:textId="32154889" w:rsidR="00585EE7" w:rsidRDefault="00585EE7" w:rsidP="00585EE7">
      <w:pPr>
        <w:pStyle w:val="Heading2"/>
      </w:pPr>
      <w:bookmarkStart w:id="115" w:name="_Toc153394240"/>
      <w:r>
        <w:t>Đặc tả hệ thống</w:t>
      </w:r>
      <w:bookmarkEnd w:id="115"/>
    </w:p>
    <w:p w14:paraId="65ADB104" w14:textId="32EFD5B9" w:rsidR="00585EE7" w:rsidRDefault="00585EE7" w:rsidP="00585EE7">
      <w:r>
        <w:t>Hệ thống bán sách trực tuyến là một nền tảng trực tuyến hoặc website được thiết kế để cung cấp dịch vụ mua bán sách qua internet. Đây là một cấu trúc hệ thống phức tạp bao gồm nhiều phần cứng, phần mềm và quy trình để quản lý, quảng cáo, và bán sách cho người dùng trên toàn cầu. Dưới đây là mô tả chi tiết về các phần chính trong hệ thống bán sách trực tuyến:</w:t>
      </w:r>
    </w:p>
    <w:p w14:paraId="72FF8DA2" w14:textId="1B5E9FC8" w:rsidR="008216AA" w:rsidRDefault="008216AA" w:rsidP="009D3295">
      <w:pPr>
        <w:pStyle w:val="Heading3"/>
      </w:pPr>
      <w:bookmarkStart w:id="116" w:name="_Toc153394241"/>
      <w:r>
        <w:lastRenderedPageBreak/>
        <w:t>Yêu cầu hệ thống</w:t>
      </w:r>
      <w:bookmarkEnd w:id="116"/>
    </w:p>
    <w:p w14:paraId="0B7B0FAA" w14:textId="26CF1FB1" w:rsidR="00585EE7" w:rsidRDefault="00585EE7" w:rsidP="008216AA">
      <w:pPr>
        <w:pStyle w:val="Heading4"/>
      </w:pPr>
      <w:r>
        <w:t>Phần Front-end</w:t>
      </w:r>
    </w:p>
    <w:p w14:paraId="1ACB795C" w14:textId="4E321065" w:rsidR="00585EE7" w:rsidRDefault="00585EE7" w:rsidP="009D3295">
      <w:r>
        <w:t>Giao diện người dùng: Đây là phần mà người dùng truy cập để tìm kiếm, xem, và mua sách. Nó bao gồm trang chủ, trang sản phẩm, trang tìm kiếm, giỏ hàng, trang thanh toán, v.v.</w:t>
      </w:r>
    </w:p>
    <w:p w14:paraId="0AFB8682" w14:textId="77777777" w:rsidR="00585EE7" w:rsidRDefault="00585EE7" w:rsidP="00585EE7">
      <w:r>
        <w:t>Trang chi tiết sách: Trang này cung cấp thông tin chi tiết về sách bao gồm mô tả, tác giả, hình ảnh, đánh giá, thông tin liên hệ, v.v.</w:t>
      </w:r>
    </w:p>
    <w:p w14:paraId="6E63D2A9" w14:textId="77777777" w:rsidR="00585EE7" w:rsidRDefault="00585EE7" w:rsidP="00585EE7">
      <w:r>
        <w:t>Giỏ hàng và thanh toán: Chức năng giúp người dùng lưu trữ các sản phẩm muốn mua và thực hiện quá trình thanh toán an toàn và thuận tiện.</w:t>
      </w:r>
    </w:p>
    <w:p w14:paraId="06958865" w14:textId="1AB77D38" w:rsidR="00585EE7" w:rsidRDefault="00585EE7" w:rsidP="008216AA">
      <w:pPr>
        <w:pStyle w:val="Heading4"/>
      </w:pPr>
      <w:r>
        <w:t>Phần Back-end</w:t>
      </w:r>
    </w:p>
    <w:p w14:paraId="319E4CDB" w14:textId="77777777" w:rsidR="00585EE7" w:rsidRDefault="00585EE7" w:rsidP="00585EE7">
      <w:r>
        <w:t>Quản lý sản phẩm: Giao diện quản trị viên để quản lý thông tin sản phẩm, thêm/sửa/xóa sách, cập nhật giá cả, lưu trữ thông tin về số lượng sách còn lại, v.v.</w:t>
      </w:r>
    </w:p>
    <w:p w14:paraId="20F72FF3" w14:textId="77777777" w:rsidR="00585EE7" w:rsidRDefault="00585EE7" w:rsidP="00585EE7">
      <w:r>
        <w:t>Quản lý đơn hàng: Hệ thống quản lý các đơn hàng được đặt, xử lý thanh toán, cập nhật trạng thái đơn hàng, tạo hóa đơn và thông tin vận chuyển.</w:t>
      </w:r>
    </w:p>
    <w:p w14:paraId="36B4722F" w14:textId="77777777" w:rsidR="00585EE7" w:rsidRDefault="00585EE7" w:rsidP="00585EE7">
      <w:r>
        <w:t>Tích hợp thanh toán: Liên kết với các cổng thanh toán an toàn để xử lý thanh toán trực tuyến như thẻ tín dụng, chuyển khoản ngân hàng, ví điện tử, v.v.</w:t>
      </w:r>
    </w:p>
    <w:p w14:paraId="773CF638" w14:textId="6687A50A" w:rsidR="00EF4E18" w:rsidRDefault="00585EE7" w:rsidP="00EF4E18">
      <w:r>
        <w:t>Quản lý dữ liệu và phân tích: Hệ thống lưu trữ dữ liệu về người dùng, sản phẩm, đơn hàng, và thực hiện phân tích dữ liệu để cải thiện trải nghiệm người dùng và chiến lược kinh doanh.</w:t>
      </w:r>
    </w:p>
    <w:p w14:paraId="7CD34DEA" w14:textId="04555FDC" w:rsidR="00142B82" w:rsidRDefault="00142B82" w:rsidP="00142B82">
      <w:pPr>
        <w:pStyle w:val="Heading3"/>
      </w:pPr>
      <w:bookmarkStart w:id="117" w:name="_Toc153394242"/>
      <w:r>
        <w:t>Tại sao nên sử dụng</w:t>
      </w:r>
      <w:bookmarkEnd w:id="117"/>
    </w:p>
    <w:p w14:paraId="3931AE22" w14:textId="4003B5AF" w:rsidR="00142B82" w:rsidRDefault="00142B82" w:rsidP="00142B82">
      <w:pPr>
        <w:ind w:firstLine="720"/>
      </w:pPr>
      <w:r>
        <w:t>Đến với website của chúng tôi, bạn sẽ được trải nghiệm trên một giao diện trực quan, t</w:t>
      </w:r>
      <w:r>
        <w:t>hân thiện</w:t>
      </w:r>
      <w:r>
        <w:t xml:space="preserve"> và dễ sử dụng, tốc độ tải trang nhanh chóng, hoạt động tốt trên di động. Không chỉ vậy, chúng tôi còn cung cấp một loạt sách đa dạng, từ sách mới đến sách cũ, từ các thể loại phổ biến đến các thể loại độc đáo, hiếm có, chất lượng sách và dịch vụ cung cấp tối ưu như giá cả hấp dẫn, ưu đãi đặc biệt, chính sách vận chuyển miễn phí</w:t>
      </w:r>
    </w:p>
    <w:p w14:paraId="4A8E3400" w14:textId="510FBC1D" w:rsidR="00142B82" w:rsidRDefault="00142B82" w:rsidP="00142B82">
      <w:pPr>
        <w:ind w:firstLine="720"/>
      </w:pPr>
      <w:r>
        <w:t>Chăm sóc khách hàng tốt, tận tâm. Hỗ trợ mọi lúc để giải quyết các vấn đề của khách hàng một cách nhanh chóng</w:t>
      </w:r>
      <w:r w:rsidR="00E9745D">
        <w:t>, hiệu quả, tinh tế tạo nên lòng trung thành phía người dùng</w:t>
      </w:r>
    </w:p>
    <w:p w14:paraId="63B07F6C" w14:textId="73812298" w:rsidR="00E9745D" w:rsidRDefault="00E9745D" w:rsidP="00142B82">
      <w:pPr>
        <w:ind w:firstLine="720"/>
      </w:pPr>
      <w:r>
        <w:t>Ở website của chúng tôi, bạn sẽ tiếp cận những cuốn sách với thông tin chi tiết, mô tả rõ ràng, hình ảnh chất lượng cao và đánh giá chân thật từ những khách hàng trước đó sẽ giúp bạn tự tin hơn khi mua sách ở website chúng tôi. Đồng thời tính cá nhân hóa cũng sẽ giúp bạn tìm ra những cuốn sách phù hợp với bản thân mà bạn chưa từng biết đến</w:t>
      </w:r>
    </w:p>
    <w:p w14:paraId="5C1DE6F3" w14:textId="76A04497" w:rsidR="00E9745D" w:rsidRDefault="00E9745D" w:rsidP="00142B82">
      <w:pPr>
        <w:ind w:firstLine="720"/>
      </w:pPr>
      <w:r>
        <w:t xml:space="preserve"> Bảo mật thông tin của người dùng cũng là một vấn đề được ưu tiên hàng đầu ở website chúng tôi. Chúng tôi luôn đảm bảo rằng dữ liệu cá nhân của khách hàng cũng như là thông tin giao dịch luôn được bảo mật ở mức độ cao</w:t>
      </w:r>
    </w:p>
    <w:p w14:paraId="56FD878E" w14:textId="77777777" w:rsidR="00142B82" w:rsidRPr="00142B82" w:rsidRDefault="00142B82" w:rsidP="00142B82"/>
    <w:p w14:paraId="5657F157" w14:textId="2369EA6C" w:rsidR="00EF4E18" w:rsidRDefault="00EF4E18" w:rsidP="008216AA">
      <w:pPr>
        <w:pStyle w:val="Heading3"/>
      </w:pPr>
      <w:bookmarkStart w:id="118" w:name="_Toc153394243"/>
      <w:r>
        <w:t>Đối thủ cạnh tranh</w:t>
      </w:r>
      <w:bookmarkEnd w:id="118"/>
    </w:p>
    <w:p w14:paraId="145F3466" w14:textId="1041DA58" w:rsidR="00EF4E18" w:rsidRDefault="00EF4E18" w:rsidP="00EF4E18">
      <w:pPr>
        <w:pStyle w:val="ListParagraph"/>
        <w:numPr>
          <w:ilvl w:val="0"/>
          <w:numId w:val="15"/>
        </w:numPr>
        <w:rPr>
          <w:rFonts w:eastAsiaTheme="majorEastAsia"/>
        </w:rPr>
      </w:pPr>
      <w:r w:rsidRPr="00EF4E18">
        <w:rPr>
          <w:rFonts w:eastAsiaTheme="majorEastAsia"/>
          <w:b/>
          <w:bCs/>
        </w:rPr>
        <w:t>Amazon</w:t>
      </w:r>
      <w:r w:rsidRPr="00EF4E18">
        <w:rPr>
          <w:rFonts w:eastAsiaTheme="majorEastAsia"/>
        </w:rPr>
        <w:t>:</w:t>
      </w:r>
      <w:r>
        <w:t xml:space="preserve"> </w:t>
      </w:r>
      <w:r w:rsidRPr="00EF4E18">
        <w:rPr>
          <w:rFonts w:eastAsiaTheme="majorEastAsia"/>
        </w:rPr>
        <w:t>Amazon là một trong những đối thủ lớn nhất trong lĩnh vực bán sách trực tuyến, có một nền tảng mua sắm toàn diện và rất nổi tiếng với một loạt sản phẩm sách đa dạng và chính sách vận chuyển linh hoạt.</w:t>
      </w:r>
    </w:p>
    <w:p w14:paraId="49622614" w14:textId="4992EFEA" w:rsidR="00EF4E18" w:rsidRPr="00EF4E18" w:rsidRDefault="00EF4E18" w:rsidP="00EF4E18">
      <w:pPr>
        <w:pStyle w:val="ListParagraph"/>
        <w:numPr>
          <w:ilvl w:val="0"/>
          <w:numId w:val="15"/>
        </w:numPr>
        <w:rPr>
          <w:rFonts w:eastAsiaTheme="majorEastAsia"/>
        </w:rPr>
      </w:pPr>
      <w:r>
        <w:rPr>
          <w:rFonts w:eastAsiaTheme="majorEastAsia"/>
          <w:b/>
          <w:bCs/>
          <w:lang w:val="en-US"/>
        </w:rPr>
        <w:t>eBay</w:t>
      </w:r>
      <w:r w:rsidRPr="00EF4E18">
        <w:rPr>
          <w:rFonts w:eastAsiaTheme="majorEastAsia"/>
        </w:rPr>
        <w:t>:</w:t>
      </w:r>
      <w:r>
        <w:rPr>
          <w:rFonts w:eastAsiaTheme="majorEastAsia"/>
          <w:lang w:val="en-US"/>
        </w:rPr>
        <w:t xml:space="preserve"> </w:t>
      </w:r>
      <w:r w:rsidRPr="00EF4E18">
        <w:rPr>
          <w:rFonts w:eastAsiaTheme="majorEastAsia"/>
          <w:lang w:val="en-US"/>
        </w:rPr>
        <w:t>eBay cung cấp nền tảng đấu giá trực tuyến và cũng là một đối thủ mạnh mẽ trong việc bán sách second-hand hoặc sách cũ.</w:t>
      </w:r>
    </w:p>
    <w:p w14:paraId="5A8235F3" w14:textId="31532B8F" w:rsidR="00EF4E18" w:rsidRPr="00EF4E18" w:rsidRDefault="00EF4E18" w:rsidP="00EF4E18">
      <w:pPr>
        <w:pStyle w:val="ListParagraph"/>
        <w:numPr>
          <w:ilvl w:val="0"/>
          <w:numId w:val="15"/>
        </w:numPr>
        <w:rPr>
          <w:rFonts w:eastAsiaTheme="majorEastAsia"/>
        </w:rPr>
      </w:pPr>
      <w:r w:rsidRPr="00EF4E18">
        <w:rPr>
          <w:rFonts w:eastAsiaTheme="majorEastAsia"/>
          <w:b/>
          <w:bCs/>
        </w:rPr>
        <w:t>Barnes &amp; Noble</w:t>
      </w:r>
      <w:r w:rsidRPr="00EF4E18">
        <w:rPr>
          <w:rFonts w:eastAsiaTheme="majorEastAsia"/>
        </w:rPr>
        <w:t>:</w:t>
      </w:r>
      <w:r w:rsidRPr="00EF4E18">
        <w:rPr>
          <w:rFonts w:eastAsiaTheme="majorEastAsia"/>
          <w:lang w:val="en-US"/>
        </w:rPr>
        <w:t xml:space="preserve"> </w:t>
      </w:r>
      <w:r w:rsidRPr="00EF4E18">
        <w:rPr>
          <w:rFonts w:eastAsiaTheme="majorEastAsia"/>
        </w:rPr>
        <w:t>Nhà bán lẻ lớn với nhiều cửa hàng truyền thống cũng có một sân chơi mạnh mẽ trong thị trường bán sách trực tuyến.</w:t>
      </w:r>
    </w:p>
    <w:p w14:paraId="6265CFB9" w14:textId="7919E264" w:rsidR="00EF4E18" w:rsidRPr="00EF4E18" w:rsidRDefault="00EF4E18" w:rsidP="00A0312A">
      <w:pPr>
        <w:pStyle w:val="ListParagraph"/>
        <w:numPr>
          <w:ilvl w:val="0"/>
          <w:numId w:val="22"/>
        </w:numPr>
        <w:rPr>
          <w:rFonts w:eastAsiaTheme="majorEastAsia"/>
        </w:rPr>
      </w:pPr>
      <w:r w:rsidRPr="00EF4E18">
        <w:rPr>
          <w:rFonts w:eastAsiaTheme="majorEastAsia"/>
          <w:b/>
          <w:bCs/>
        </w:rPr>
        <w:t>Fahasa</w:t>
      </w:r>
      <w:r w:rsidRPr="00EF4E18">
        <w:rPr>
          <w:rFonts w:eastAsiaTheme="majorEastAsia"/>
        </w:rPr>
        <w:t>:</w:t>
      </w:r>
      <w:r w:rsidRPr="00EF4E18">
        <w:rPr>
          <w:rFonts w:eastAsiaTheme="majorEastAsia"/>
          <w:lang w:val="en-US"/>
        </w:rPr>
        <w:t xml:space="preserve"> </w:t>
      </w:r>
      <w:r w:rsidRPr="00EF4E18">
        <w:rPr>
          <w:rFonts w:eastAsiaTheme="majorEastAsia"/>
        </w:rPr>
        <w:t>Fahasa là một đối thủ cạnh tranh khác, họ là một nhà sách lâu đời và nổi tiếng tại Việt Nam, cung cấp cả sách trực tuyến và truyền thống.</w:t>
      </w:r>
    </w:p>
    <w:p w14:paraId="041564EF" w14:textId="77777777" w:rsidR="00E9745D" w:rsidRPr="00E9745D" w:rsidRDefault="00EF4E18" w:rsidP="00205A91">
      <w:pPr>
        <w:pStyle w:val="ListParagraph"/>
        <w:numPr>
          <w:ilvl w:val="0"/>
          <w:numId w:val="22"/>
        </w:numPr>
      </w:pPr>
      <w:r w:rsidRPr="00E9745D">
        <w:rPr>
          <w:rFonts w:eastAsiaTheme="majorEastAsia"/>
          <w:b/>
          <w:bCs/>
        </w:rPr>
        <w:t>Tiki</w:t>
      </w:r>
      <w:r w:rsidRPr="00EF4E18">
        <w:rPr>
          <w:rFonts w:eastAsiaTheme="majorEastAsia"/>
        </w:rPr>
        <w:t>:</w:t>
      </w:r>
      <w:r w:rsidRPr="00EF4E18">
        <w:rPr>
          <w:rFonts w:eastAsiaTheme="majorEastAsia"/>
          <w:lang w:val="en-US"/>
        </w:rPr>
        <w:t xml:space="preserve"> </w:t>
      </w:r>
      <w:r w:rsidRPr="00EF4E18">
        <w:rPr>
          <w:rFonts w:eastAsiaTheme="majorEastAsia"/>
        </w:rPr>
        <w:t>Tiki.vn là một trong những trang web bán sách trực tuyến lớn nhất tại Việt Nam, cung cấp một loạt các sản phẩm sách đa dạng và chương trình khuyến mãi hấp dẫn.</w:t>
      </w:r>
    </w:p>
    <w:p w14:paraId="2A8B82BA" w14:textId="5FE234ED" w:rsidR="008216AA" w:rsidRDefault="008216AA" w:rsidP="00E9745D">
      <w:pPr>
        <w:pStyle w:val="Heading2"/>
      </w:pPr>
      <w:bookmarkStart w:id="119" w:name="_Toc153394244"/>
      <w:r>
        <w:t>Danh sách tác nhân</w:t>
      </w:r>
      <w:bookmarkEnd w:id="119"/>
    </w:p>
    <w:tbl>
      <w:tblPr>
        <w:tblStyle w:val="TableGrid"/>
        <w:tblW w:w="0" w:type="auto"/>
        <w:tblLook w:val="04A0" w:firstRow="1" w:lastRow="0" w:firstColumn="1" w:lastColumn="0" w:noHBand="0" w:noVBand="1"/>
      </w:tblPr>
      <w:tblGrid>
        <w:gridCol w:w="2605"/>
        <w:gridCol w:w="6745"/>
      </w:tblGrid>
      <w:tr w:rsidR="008216AA" w14:paraId="23BF92DA" w14:textId="77777777" w:rsidTr="008216AA">
        <w:trPr>
          <w:cantSplit/>
        </w:trPr>
        <w:tc>
          <w:tcPr>
            <w:tcW w:w="2605" w:type="dxa"/>
          </w:tcPr>
          <w:p w14:paraId="45430D20" w14:textId="107A2AA4" w:rsidR="008216AA" w:rsidRPr="008216AA" w:rsidRDefault="008216AA" w:rsidP="00DF1065">
            <w:pPr>
              <w:keepNext/>
              <w:rPr>
                <w:b/>
                <w:bCs/>
              </w:rPr>
            </w:pPr>
            <w:r w:rsidRPr="008216AA">
              <w:rPr>
                <w:b/>
                <w:bCs/>
              </w:rPr>
              <w:t>Tác nhân</w:t>
            </w:r>
          </w:p>
        </w:tc>
        <w:tc>
          <w:tcPr>
            <w:tcW w:w="6745" w:type="dxa"/>
          </w:tcPr>
          <w:p w14:paraId="385B5B05" w14:textId="4C6A4618" w:rsidR="008216AA" w:rsidRPr="008216AA" w:rsidRDefault="008216AA" w:rsidP="00DF1065">
            <w:pPr>
              <w:keepNext/>
              <w:jc w:val="center"/>
              <w:rPr>
                <w:b/>
                <w:bCs/>
              </w:rPr>
            </w:pPr>
            <w:r w:rsidRPr="008216AA">
              <w:rPr>
                <w:b/>
                <w:bCs/>
              </w:rPr>
              <w:t>Use case</w:t>
            </w:r>
          </w:p>
        </w:tc>
      </w:tr>
      <w:tr w:rsidR="008216AA" w14:paraId="08BCA2CA" w14:textId="77777777" w:rsidTr="008216AA">
        <w:trPr>
          <w:cantSplit/>
        </w:trPr>
        <w:tc>
          <w:tcPr>
            <w:tcW w:w="2605" w:type="dxa"/>
          </w:tcPr>
          <w:p w14:paraId="5C648C6D" w14:textId="6CA0E4FA" w:rsidR="008216AA" w:rsidRPr="008216AA" w:rsidRDefault="008216AA" w:rsidP="00DF1065">
            <w:pPr>
              <w:keepNext/>
            </w:pPr>
            <w:r w:rsidRPr="008216AA">
              <w:t>Quản trị viên</w:t>
            </w:r>
          </w:p>
        </w:tc>
        <w:tc>
          <w:tcPr>
            <w:tcW w:w="6745" w:type="dxa"/>
          </w:tcPr>
          <w:p w14:paraId="186C2B0F" w14:textId="5D94688E" w:rsidR="008216AA" w:rsidRPr="00910D04" w:rsidRDefault="00910D04" w:rsidP="00910D04">
            <w:pPr>
              <w:keepNext/>
            </w:pPr>
            <w:r w:rsidRPr="00910D04">
              <w:t>Đăng</w:t>
            </w:r>
            <w:r>
              <w:t xml:space="preserve"> nhập, Đăng xuất, Xem thông tin sách, Thêm sách, Sửa thông tin sách</w:t>
            </w:r>
          </w:p>
        </w:tc>
      </w:tr>
      <w:tr w:rsidR="008216AA" w14:paraId="6EB8C733" w14:textId="77777777" w:rsidTr="008216AA">
        <w:trPr>
          <w:cantSplit/>
        </w:trPr>
        <w:tc>
          <w:tcPr>
            <w:tcW w:w="2605" w:type="dxa"/>
          </w:tcPr>
          <w:p w14:paraId="0BBBA50C" w14:textId="4485EA59" w:rsidR="008216AA" w:rsidRPr="008216AA" w:rsidRDefault="008216AA" w:rsidP="00DF1065">
            <w:pPr>
              <w:keepNext/>
            </w:pPr>
            <w:r>
              <w:t>Nhà xuất bản</w:t>
            </w:r>
          </w:p>
        </w:tc>
        <w:tc>
          <w:tcPr>
            <w:tcW w:w="6745" w:type="dxa"/>
          </w:tcPr>
          <w:p w14:paraId="38B7655F" w14:textId="75E62762" w:rsidR="008216AA" w:rsidRPr="00910D04" w:rsidRDefault="009C4602" w:rsidP="00910D04">
            <w:pPr>
              <w:keepNext/>
            </w:pPr>
            <w:r>
              <w:t xml:space="preserve">Đăng nhập, Đăng xuất, </w:t>
            </w:r>
            <w:r w:rsidR="00910D04">
              <w:t>Thêm sách, Xem sách, Xem lịch sử đơn hàng</w:t>
            </w:r>
          </w:p>
        </w:tc>
      </w:tr>
      <w:tr w:rsidR="008216AA" w14:paraId="6FCC4E1D" w14:textId="77777777" w:rsidTr="008216AA">
        <w:trPr>
          <w:cantSplit/>
        </w:trPr>
        <w:tc>
          <w:tcPr>
            <w:tcW w:w="2605" w:type="dxa"/>
          </w:tcPr>
          <w:p w14:paraId="2AC3CCD5" w14:textId="690A0B18" w:rsidR="008216AA" w:rsidRDefault="008216AA" w:rsidP="00DF1065">
            <w:pPr>
              <w:keepNext/>
            </w:pPr>
            <w:r>
              <w:t>Khách hàng</w:t>
            </w:r>
          </w:p>
        </w:tc>
        <w:tc>
          <w:tcPr>
            <w:tcW w:w="6745" w:type="dxa"/>
          </w:tcPr>
          <w:p w14:paraId="3495BEFA" w14:textId="79E4DC56" w:rsidR="008216AA" w:rsidRPr="00382A67" w:rsidRDefault="00382A67" w:rsidP="00382A67">
            <w:pPr>
              <w:keepNext/>
            </w:pPr>
            <w:r>
              <w:t>Thêm sản phẩm vào giỏ hàng, Xóa sản phầm khỏi giỏ hàng, Đặt hàng, Thanh toán</w:t>
            </w:r>
          </w:p>
        </w:tc>
      </w:tr>
    </w:tbl>
    <w:p w14:paraId="544E3EB0" w14:textId="7176B686" w:rsidR="008216AA" w:rsidRDefault="00DF1065" w:rsidP="00DF1065">
      <w:pPr>
        <w:pStyle w:val="Heading2"/>
      </w:pPr>
      <w:bookmarkStart w:id="120" w:name="_Toc153394245"/>
      <w:r>
        <w:t>Biểu đồ use case</w:t>
      </w:r>
      <w:bookmarkEnd w:id="120"/>
    </w:p>
    <w:p w14:paraId="686760CB" w14:textId="4D187B6F" w:rsidR="00117DE1" w:rsidRPr="00117DE1" w:rsidRDefault="00117DE1" w:rsidP="00117DE1">
      <w:pPr>
        <w:pStyle w:val="Heading3"/>
      </w:pPr>
      <w:bookmarkStart w:id="121" w:name="_Toc153394246"/>
      <w:r>
        <w:t>Biểu đồ use case của Quản trị viên</w:t>
      </w:r>
      <w:bookmarkEnd w:id="121"/>
    </w:p>
    <w:p w14:paraId="0606B9F5" w14:textId="3F443787" w:rsidR="00117DE1" w:rsidRDefault="00117DE1" w:rsidP="00117DE1">
      <w:r>
        <w:rPr>
          <w:noProof/>
        </w:rPr>
        <w:drawing>
          <wp:inline distT="0" distB="0" distL="0" distR="0" wp14:anchorId="7DB00B17" wp14:editId="197DA48B">
            <wp:extent cx="3554785" cy="2801721"/>
            <wp:effectExtent l="0" t="0" r="7620" b="0"/>
            <wp:docPr id="106812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9008" name=""/>
                    <pic:cNvPicPr/>
                  </pic:nvPicPr>
                  <pic:blipFill>
                    <a:blip r:embed="rId10"/>
                    <a:stretch>
                      <a:fillRect/>
                    </a:stretch>
                  </pic:blipFill>
                  <pic:spPr>
                    <a:xfrm>
                      <a:off x="0" y="0"/>
                      <a:ext cx="3554785" cy="2801721"/>
                    </a:xfrm>
                    <a:prstGeom prst="rect">
                      <a:avLst/>
                    </a:prstGeom>
                  </pic:spPr>
                </pic:pic>
              </a:graphicData>
            </a:graphic>
          </wp:inline>
        </w:drawing>
      </w:r>
    </w:p>
    <w:p w14:paraId="37130697" w14:textId="47509E66" w:rsidR="00117DE1" w:rsidRDefault="00117DE1" w:rsidP="00117DE1">
      <w:pPr>
        <w:pStyle w:val="Heading3"/>
      </w:pPr>
      <w:bookmarkStart w:id="122" w:name="_Toc153394247"/>
      <w:r>
        <w:lastRenderedPageBreak/>
        <w:t>Biểu đồ use case của Nhà xuất bản</w:t>
      </w:r>
      <w:bookmarkEnd w:id="122"/>
    </w:p>
    <w:p w14:paraId="7AD9860B" w14:textId="035F3976" w:rsidR="00117DE1" w:rsidRPr="00117DE1" w:rsidRDefault="009C4602" w:rsidP="00117DE1">
      <w:r>
        <w:rPr>
          <w:noProof/>
        </w:rPr>
        <w:drawing>
          <wp:inline distT="0" distB="0" distL="0" distR="0" wp14:anchorId="772C122B" wp14:editId="7ECDD17B">
            <wp:extent cx="3694176" cy="3084637"/>
            <wp:effectExtent l="0" t="0" r="1905" b="1905"/>
            <wp:docPr id="19554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5237" name=""/>
                    <pic:cNvPicPr/>
                  </pic:nvPicPr>
                  <pic:blipFill>
                    <a:blip r:embed="rId11"/>
                    <a:stretch>
                      <a:fillRect/>
                    </a:stretch>
                  </pic:blipFill>
                  <pic:spPr>
                    <a:xfrm>
                      <a:off x="0" y="0"/>
                      <a:ext cx="3697524" cy="3087432"/>
                    </a:xfrm>
                    <a:prstGeom prst="rect">
                      <a:avLst/>
                    </a:prstGeom>
                  </pic:spPr>
                </pic:pic>
              </a:graphicData>
            </a:graphic>
          </wp:inline>
        </w:drawing>
      </w:r>
    </w:p>
    <w:p w14:paraId="46827A32" w14:textId="38EA6567" w:rsidR="00117DE1" w:rsidRDefault="00117DE1" w:rsidP="00117DE1">
      <w:pPr>
        <w:pStyle w:val="Heading3"/>
      </w:pPr>
      <w:bookmarkStart w:id="123" w:name="_Toc153394248"/>
      <w:r>
        <w:t>Biểu đồ use case của Khách hàng</w:t>
      </w:r>
      <w:bookmarkEnd w:id="123"/>
    </w:p>
    <w:p w14:paraId="1340F4DD" w14:textId="01E1367E" w:rsidR="009C4602" w:rsidRPr="009C4602" w:rsidRDefault="009C4602" w:rsidP="009C4602">
      <w:r>
        <w:rPr>
          <w:noProof/>
        </w:rPr>
        <w:drawing>
          <wp:inline distT="0" distB="0" distL="0" distR="0" wp14:anchorId="37F434AC" wp14:editId="2E958D78">
            <wp:extent cx="3781425" cy="3152775"/>
            <wp:effectExtent l="0" t="0" r="9525" b="9525"/>
            <wp:docPr id="205337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5794" name=""/>
                    <pic:cNvPicPr/>
                  </pic:nvPicPr>
                  <pic:blipFill>
                    <a:blip r:embed="rId12"/>
                    <a:stretch>
                      <a:fillRect/>
                    </a:stretch>
                  </pic:blipFill>
                  <pic:spPr>
                    <a:xfrm>
                      <a:off x="0" y="0"/>
                      <a:ext cx="3781425" cy="3152775"/>
                    </a:xfrm>
                    <a:prstGeom prst="rect">
                      <a:avLst/>
                    </a:prstGeom>
                  </pic:spPr>
                </pic:pic>
              </a:graphicData>
            </a:graphic>
          </wp:inline>
        </w:drawing>
      </w:r>
    </w:p>
    <w:p w14:paraId="7D93F32A" w14:textId="223C359A" w:rsidR="00DF1065" w:rsidRDefault="00DF1065" w:rsidP="00DF1065">
      <w:pPr>
        <w:pStyle w:val="Heading2"/>
      </w:pPr>
      <w:bookmarkStart w:id="124" w:name="_Toc153394249"/>
      <w:r>
        <w:lastRenderedPageBreak/>
        <w:t>Biểu đồ lớp</w:t>
      </w:r>
      <w:bookmarkEnd w:id="124"/>
    </w:p>
    <w:p w14:paraId="7AE1081E" w14:textId="2F0C4DF4" w:rsidR="00DF1065" w:rsidRDefault="00DF1065" w:rsidP="00DF1065">
      <w:pPr>
        <w:pStyle w:val="Heading2"/>
      </w:pPr>
      <w:bookmarkStart w:id="125" w:name="_Toc153394250"/>
      <w:r>
        <w:t>Đặc tả use case</w:t>
      </w:r>
      <w:bookmarkEnd w:id="125"/>
    </w:p>
    <w:p w14:paraId="06176189" w14:textId="19E1409F" w:rsidR="002D10B3" w:rsidRDefault="002D10B3" w:rsidP="002D10B3">
      <w:pPr>
        <w:pStyle w:val="Heading3"/>
      </w:pPr>
      <w:bookmarkStart w:id="126" w:name="_Toc153394251"/>
      <w:r>
        <w:t>Use case Đăng nhập</w:t>
      </w:r>
      <w:bookmarkEnd w:id="126"/>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2D10B3" w:rsidRPr="002D10B3" w14:paraId="3503ED65" w14:textId="77777777" w:rsidTr="002D10B3">
        <w:trPr>
          <w:trHeight w:val="241"/>
        </w:trPr>
        <w:tc>
          <w:tcPr>
            <w:tcW w:w="2040" w:type="dxa"/>
            <w:tcBorders>
              <w:bottom w:val="single" w:sz="4" w:space="0" w:color="000000"/>
              <w:right w:val="single" w:sz="4" w:space="0" w:color="000000"/>
            </w:tcBorders>
            <w:shd w:val="clear" w:color="auto" w:fill="F1F1F1"/>
          </w:tcPr>
          <w:p w14:paraId="08FDF46B" w14:textId="77777777" w:rsidR="002D10B3" w:rsidRPr="002D10B3" w:rsidRDefault="002D10B3" w:rsidP="002D10B3">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1965197" w14:textId="7E2DC374" w:rsidR="002D10B3" w:rsidRPr="002D10B3" w:rsidRDefault="002D10B3" w:rsidP="002D10B3">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4EC4C17B" w14:textId="77777777" w:rsidR="002D10B3" w:rsidRPr="002D10B3" w:rsidRDefault="002D10B3" w:rsidP="002D10B3">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6D3F6B4A" w14:textId="6DF0472F" w:rsidR="002D10B3" w:rsidRPr="002D10B3" w:rsidRDefault="00F35EDA" w:rsidP="002D10B3">
            <w:pPr>
              <w:keepNext/>
              <w:rPr>
                <w:lang w:val="en-ID"/>
              </w:rPr>
            </w:pPr>
            <w:r>
              <w:rPr>
                <w:lang w:val="en-ID"/>
              </w:rPr>
              <w:t>Đăng nhập</w:t>
            </w:r>
          </w:p>
        </w:tc>
      </w:tr>
      <w:tr w:rsidR="002D10B3" w:rsidRPr="002D10B3" w14:paraId="488D293F" w14:textId="77777777" w:rsidTr="002D10B3">
        <w:trPr>
          <w:trHeight w:val="305"/>
        </w:trPr>
        <w:tc>
          <w:tcPr>
            <w:tcW w:w="2040" w:type="dxa"/>
            <w:tcBorders>
              <w:top w:val="single" w:sz="4" w:space="0" w:color="000000"/>
              <w:bottom w:val="single" w:sz="4" w:space="0" w:color="000000"/>
              <w:right w:val="single" w:sz="4" w:space="0" w:color="000000"/>
            </w:tcBorders>
            <w:shd w:val="clear" w:color="auto" w:fill="F1F1F1"/>
          </w:tcPr>
          <w:p w14:paraId="72B70ABD" w14:textId="77777777" w:rsidR="002D10B3" w:rsidRPr="002D10B3" w:rsidRDefault="002D10B3" w:rsidP="002D10B3">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323E6B3" w14:textId="77777777" w:rsidR="002D10B3" w:rsidRPr="002D10B3" w:rsidRDefault="002D10B3" w:rsidP="002D10B3">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3564C8D" w14:textId="77777777" w:rsidR="002D10B3" w:rsidRPr="002D10B3" w:rsidRDefault="002D10B3" w:rsidP="002D10B3">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60C389DF" w14:textId="77777777" w:rsidR="002D10B3" w:rsidRPr="002D10B3" w:rsidRDefault="002D10B3" w:rsidP="002D10B3">
            <w:pPr>
              <w:keepNext/>
              <w:rPr>
                <w:lang w:val="en-ID"/>
              </w:rPr>
            </w:pPr>
            <w:r w:rsidRPr="002D10B3">
              <w:rPr>
                <w:lang w:val="en-ID"/>
              </w:rPr>
              <w:t>Châu Văn Mẫn</w:t>
            </w:r>
          </w:p>
        </w:tc>
      </w:tr>
      <w:tr w:rsidR="002D10B3" w:rsidRPr="002D10B3" w14:paraId="26B5ADA0" w14:textId="77777777" w:rsidTr="002D10B3">
        <w:trPr>
          <w:trHeight w:val="197"/>
        </w:trPr>
        <w:tc>
          <w:tcPr>
            <w:tcW w:w="2040" w:type="dxa"/>
            <w:tcBorders>
              <w:top w:val="single" w:sz="4" w:space="0" w:color="000000"/>
              <w:bottom w:val="single" w:sz="4" w:space="0" w:color="000000"/>
              <w:right w:val="single" w:sz="4" w:space="0" w:color="000000"/>
            </w:tcBorders>
            <w:shd w:val="clear" w:color="auto" w:fill="F1F1F1"/>
          </w:tcPr>
          <w:p w14:paraId="6A742BAD" w14:textId="77777777" w:rsidR="002D10B3" w:rsidRPr="002D10B3" w:rsidRDefault="002D10B3" w:rsidP="002D10B3">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05BC8B3B" w14:textId="77777777" w:rsidR="002D10B3" w:rsidRPr="002D10B3" w:rsidRDefault="002D10B3" w:rsidP="002D10B3">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D3601D2" w14:textId="77777777" w:rsidR="002D10B3" w:rsidRPr="002D10B3" w:rsidRDefault="002D10B3" w:rsidP="002D10B3">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0BF08F49" w14:textId="77777777" w:rsidR="002D10B3" w:rsidRPr="002D10B3" w:rsidRDefault="002D10B3" w:rsidP="002D10B3">
            <w:pPr>
              <w:keepNext/>
              <w:rPr>
                <w:lang w:val="en-ID"/>
              </w:rPr>
            </w:pPr>
            <w:r w:rsidRPr="002D10B3">
              <w:rPr>
                <w:lang w:val="en-ID"/>
              </w:rPr>
              <w:t>02/12/2023</w:t>
            </w:r>
          </w:p>
        </w:tc>
      </w:tr>
      <w:tr w:rsidR="002D10B3" w:rsidRPr="002D10B3" w14:paraId="41E403D1" w14:textId="77777777" w:rsidTr="002D10B3">
        <w:trPr>
          <w:trHeight w:val="170"/>
        </w:trPr>
        <w:tc>
          <w:tcPr>
            <w:tcW w:w="2040" w:type="dxa"/>
            <w:tcBorders>
              <w:top w:val="single" w:sz="4" w:space="0" w:color="000000"/>
              <w:bottom w:val="single" w:sz="4" w:space="0" w:color="000000"/>
              <w:right w:val="single" w:sz="4" w:space="0" w:color="000000"/>
            </w:tcBorders>
            <w:shd w:val="clear" w:color="auto" w:fill="F1F1F1"/>
          </w:tcPr>
          <w:p w14:paraId="22D29F41" w14:textId="77777777" w:rsidR="002D10B3" w:rsidRPr="002D10B3" w:rsidRDefault="002D10B3" w:rsidP="002D10B3">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05344913" w14:textId="0F6BB0E2" w:rsidR="002D10B3" w:rsidRPr="002D10B3" w:rsidRDefault="00F35EDA" w:rsidP="002D10B3">
            <w:pPr>
              <w:keepNext/>
              <w:rPr>
                <w:lang w:val="en-ID"/>
              </w:rPr>
            </w:pPr>
            <w:r>
              <w:rPr>
                <w:lang w:val="en-ID"/>
              </w:rPr>
              <w:t>Use case này dùng để cho những người có phận sự đăng nhập vào hệ thống</w:t>
            </w:r>
          </w:p>
        </w:tc>
      </w:tr>
      <w:tr w:rsidR="002D10B3" w:rsidRPr="002D10B3" w14:paraId="5733A5CB" w14:textId="77777777" w:rsidTr="002D10B3">
        <w:trPr>
          <w:trHeight w:val="269"/>
        </w:trPr>
        <w:tc>
          <w:tcPr>
            <w:tcW w:w="2040" w:type="dxa"/>
            <w:tcBorders>
              <w:top w:val="single" w:sz="4" w:space="0" w:color="000000"/>
              <w:bottom w:val="single" w:sz="4" w:space="0" w:color="000000"/>
              <w:right w:val="single" w:sz="4" w:space="0" w:color="000000"/>
            </w:tcBorders>
            <w:shd w:val="clear" w:color="auto" w:fill="F1F1F1"/>
          </w:tcPr>
          <w:p w14:paraId="63733F51" w14:textId="77777777" w:rsidR="002D10B3" w:rsidRPr="002D10B3" w:rsidRDefault="002D10B3" w:rsidP="002D10B3">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5750F0D3" w14:textId="542E2B01" w:rsidR="002D10B3" w:rsidRPr="002D10B3" w:rsidRDefault="00F35EDA" w:rsidP="002D10B3">
            <w:pPr>
              <w:keepNext/>
              <w:rPr>
                <w:lang w:val="en-ID"/>
              </w:rPr>
            </w:pPr>
            <w:r>
              <w:rPr>
                <w:lang w:val="en-ID"/>
              </w:rPr>
              <w:t>Quản trị viên, Nhà xuất bản</w:t>
            </w:r>
          </w:p>
        </w:tc>
      </w:tr>
      <w:tr w:rsidR="002D10B3" w:rsidRPr="002D10B3" w14:paraId="4A702627" w14:textId="77777777" w:rsidTr="002D10B3">
        <w:trPr>
          <w:trHeight w:val="332"/>
        </w:trPr>
        <w:tc>
          <w:tcPr>
            <w:tcW w:w="2040" w:type="dxa"/>
            <w:tcBorders>
              <w:top w:val="single" w:sz="4" w:space="0" w:color="000000"/>
              <w:bottom w:val="single" w:sz="4" w:space="0" w:color="000000"/>
              <w:right w:val="single" w:sz="4" w:space="0" w:color="000000"/>
            </w:tcBorders>
            <w:shd w:val="clear" w:color="auto" w:fill="F1F1F1"/>
          </w:tcPr>
          <w:p w14:paraId="736C4019" w14:textId="77777777" w:rsidR="002D10B3" w:rsidRPr="002D10B3" w:rsidRDefault="002D10B3" w:rsidP="002D10B3">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36F0AED6" w14:textId="18366EC2" w:rsidR="002D10B3" w:rsidRPr="002D10B3" w:rsidRDefault="00F35EDA" w:rsidP="002D10B3">
            <w:pPr>
              <w:keepNext/>
              <w:rPr>
                <w:lang w:val="en-ID"/>
              </w:rPr>
            </w:pPr>
            <w:r>
              <w:rPr>
                <w:lang w:val="en-ID"/>
              </w:rPr>
              <w:t>Có tài khoản được cung cấp trước</w:t>
            </w:r>
          </w:p>
        </w:tc>
      </w:tr>
      <w:tr w:rsidR="002D10B3" w:rsidRPr="002D10B3" w14:paraId="7197977B" w14:textId="77777777" w:rsidTr="002D10B3">
        <w:trPr>
          <w:trHeight w:val="332"/>
        </w:trPr>
        <w:tc>
          <w:tcPr>
            <w:tcW w:w="2040" w:type="dxa"/>
            <w:tcBorders>
              <w:top w:val="single" w:sz="4" w:space="0" w:color="000000"/>
              <w:bottom w:val="single" w:sz="4" w:space="0" w:color="000000"/>
              <w:right w:val="single" w:sz="4" w:space="0" w:color="000000"/>
            </w:tcBorders>
            <w:shd w:val="clear" w:color="auto" w:fill="F1F1F1"/>
          </w:tcPr>
          <w:p w14:paraId="50C1B26A" w14:textId="35D87F3A" w:rsidR="002D10B3" w:rsidRPr="002D10B3" w:rsidRDefault="002D10B3" w:rsidP="002D10B3">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31E67808" w14:textId="48B0FF5E" w:rsidR="002D10B3" w:rsidRPr="002D10B3" w:rsidRDefault="004E4898" w:rsidP="002D10B3">
            <w:pPr>
              <w:keepNext/>
              <w:rPr>
                <w:lang w:val="en-ID"/>
              </w:rPr>
            </w:pPr>
            <w:r>
              <w:rPr>
                <w:lang w:val="en-ID"/>
              </w:rPr>
              <w:t>Shift + chuột trái vào vị trí cụ thể</w:t>
            </w:r>
          </w:p>
        </w:tc>
      </w:tr>
      <w:tr w:rsidR="002D10B3" w:rsidRPr="002D10B3" w14:paraId="19BC1DF1" w14:textId="77777777" w:rsidTr="002D10B3">
        <w:trPr>
          <w:trHeight w:val="710"/>
        </w:trPr>
        <w:tc>
          <w:tcPr>
            <w:tcW w:w="2040" w:type="dxa"/>
            <w:tcBorders>
              <w:top w:val="single" w:sz="4" w:space="0" w:color="000000"/>
              <w:bottom w:val="single" w:sz="4" w:space="0" w:color="000000"/>
              <w:right w:val="single" w:sz="4" w:space="0" w:color="000000"/>
            </w:tcBorders>
            <w:shd w:val="clear" w:color="auto" w:fill="F1F1F1"/>
          </w:tcPr>
          <w:p w14:paraId="4B747AE9" w14:textId="77777777" w:rsidR="002D10B3" w:rsidRPr="002D10B3" w:rsidRDefault="002D10B3" w:rsidP="002D10B3">
            <w:pPr>
              <w:keepNext/>
              <w:rPr>
                <w:b/>
                <w:bCs/>
                <w:lang w:val="en-ID"/>
              </w:rPr>
            </w:pPr>
            <w:r w:rsidRPr="002D10B3">
              <w:rPr>
                <w:b/>
                <w:bCs/>
                <w:lang w:val="en-ID"/>
              </w:rPr>
              <w:t>Luồng sự kiện chính</w:t>
            </w:r>
          </w:p>
          <w:p w14:paraId="4E9C2731" w14:textId="77777777" w:rsidR="002D10B3" w:rsidRPr="002D10B3" w:rsidRDefault="002D10B3" w:rsidP="002D10B3">
            <w:pPr>
              <w:keepNext/>
              <w:rPr>
                <w:b/>
                <w:bCs/>
                <w:lang w:val="en-ID"/>
              </w:rPr>
            </w:pPr>
          </w:p>
        </w:tc>
        <w:tc>
          <w:tcPr>
            <w:tcW w:w="6795" w:type="dxa"/>
            <w:gridSpan w:val="3"/>
            <w:tcBorders>
              <w:top w:val="single" w:sz="4" w:space="0" w:color="000000"/>
              <w:left w:val="single" w:sz="4" w:space="0" w:color="000000"/>
              <w:bottom w:val="single" w:sz="4" w:space="0" w:color="000000"/>
            </w:tcBorders>
          </w:tcPr>
          <w:p w14:paraId="05DAF04E" w14:textId="77777777" w:rsidR="002D10B3" w:rsidRDefault="004E4898" w:rsidP="002D10B3">
            <w:pPr>
              <w:keepNext/>
              <w:rPr>
                <w:lang w:val="en-ID"/>
              </w:rPr>
            </w:pPr>
            <w:r>
              <w:rPr>
                <w:lang w:val="en-ID"/>
              </w:rPr>
              <w:t>Bước 1: Hiển thị giao diện đăng nhập</w:t>
            </w:r>
          </w:p>
          <w:p w14:paraId="2FA8F6DA" w14:textId="77777777" w:rsidR="004E4898" w:rsidRDefault="004E4898" w:rsidP="002D10B3">
            <w:pPr>
              <w:keepNext/>
              <w:rPr>
                <w:lang w:val="en-ID"/>
              </w:rPr>
            </w:pPr>
            <w:r>
              <w:rPr>
                <w:lang w:val="en-ID"/>
              </w:rPr>
              <w:t>Bước 2: Người dùng nhập tài khoản và mật khẩu được cung cấp trước</w:t>
            </w:r>
          </w:p>
          <w:p w14:paraId="0E6A2939" w14:textId="13F73659" w:rsidR="004E4898" w:rsidRPr="002D10B3" w:rsidRDefault="004E4898" w:rsidP="004E4898">
            <w:pPr>
              <w:keepNext/>
              <w:rPr>
                <w:lang w:val="en-ID"/>
              </w:rPr>
            </w:pPr>
            <w:r>
              <w:rPr>
                <w:lang w:val="en-ID"/>
              </w:rPr>
              <w:t xml:space="preserve">Bước 3: Kiểm tra, nếu hợp lệ thì </w:t>
            </w:r>
            <w:r w:rsidR="00A7179F">
              <w:rPr>
                <w:lang w:val="en-ID"/>
              </w:rPr>
              <w:t>lưu</w:t>
            </w:r>
            <w:r>
              <w:rPr>
                <w:lang w:val="en-ID"/>
              </w:rPr>
              <w:t xml:space="preserve"> trạng thái</w:t>
            </w:r>
            <w:r w:rsidR="00A7179F">
              <w:rPr>
                <w:lang w:val="en-ID"/>
              </w:rPr>
              <w:t xml:space="preserve"> tài khoản</w:t>
            </w:r>
            <w:r>
              <w:rPr>
                <w:lang w:val="en-ID"/>
              </w:rPr>
              <w:t xml:space="preserve"> và kết thúc</w:t>
            </w:r>
            <w:r>
              <w:rPr>
                <w:lang w:val="en-ID"/>
              </w:rPr>
              <w:t>, nếu không thì thông báo thất bại.</w:t>
            </w:r>
          </w:p>
        </w:tc>
      </w:tr>
      <w:tr w:rsidR="002D10B3" w:rsidRPr="002D10B3" w14:paraId="1F35B554"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60D55CCC" w14:textId="77777777" w:rsidR="002D10B3" w:rsidRPr="002D10B3" w:rsidRDefault="002D10B3" w:rsidP="002D10B3">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7455EB6D" w14:textId="77777777" w:rsidR="002D10B3" w:rsidRPr="002D10B3" w:rsidRDefault="002D10B3" w:rsidP="002D10B3">
            <w:pPr>
              <w:keepNext/>
              <w:rPr>
                <w:sz w:val="24"/>
                <w:szCs w:val="24"/>
                <w:lang w:val="en-ID"/>
              </w:rPr>
            </w:pPr>
          </w:p>
        </w:tc>
      </w:tr>
      <w:tr w:rsidR="002D10B3" w:rsidRPr="002D10B3" w14:paraId="7C13F0CD" w14:textId="77777777" w:rsidTr="002D10B3">
        <w:trPr>
          <w:trHeight w:val="323"/>
        </w:trPr>
        <w:tc>
          <w:tcPr>
            <w:tcW w:w="2040" w:type="dxa"/>
            <w:tcBorders>
              <w:top w:val="single" w:sz="4" w:space="0" w:color="000000"/>
              <w:bottom w:val="single" w:sz="4" w:space="0" w:color="000000"/>
              <w:right w:val="single" w:sz="4" w:space="0" w:color="000000"/>
            </w:tcBorders>
            <w:shd w:val="clear" w:color="auto" w:fill="F1F1F1"/>
          </w:tcPr>
          <w:p w14:paraId="6A7A0D63" w14:textId="77777777" w:rsidR="002D10B3" w:rsidRPr="002D10B3" w:rsidRDefault="002D10B3" w:rsidP="002D10B3">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67607FCE" w14:textId="69EB8DD0" w:rsidR="002D10B3" w:rsidRPr="002D10B3" w:rsidRDefault="001E5789" w:rsidP="002D10B3">
            <w:pPr>
              <w:keepNext/>
              <w:rPr>
                <w:lang w:val="en-ID"/>
              </w:rPr>
            </w:pPr>
            <w:r>
              <w:rPr>
                <w:lang w:val="en-ID"/>
              </w:rPr>
              <w:t>Chính xác</w:t>
            </w:r>
          </w:p>
        </w:tc>
      </w:tr>
      <w:tr w:rsidR="002D10B3" w:rsidRPr="002D10B3" w14:paraId="13D7072A" w14:textId="77777777" w:rsidTr="002D10B3">
        <w:trPr>
          <w:trHeight w:val="56"/>
        </w:trPr>
        <w:tc>
          <w:tcPr>
            <w:tcW w:w="2040" w:type="dxa"/>
            <w:tcBorders>
              <w:top w:val="single" w:sz="4" w:space="0" w:color="000000"/>
              <w:right w:val="single" w:sz="4" w:space="0" w:color="000000"/>
            </w:tcBorders>
            <w:shd w:val="clear" w:color="auto" w:fill="F1F1F1"/>
          </w:tcPr>
          <w:p w14:paraId="2409E90D" w14:textId="77777777" w:rsidR="002D10B3" w:rsidRPr="002D10B3" w:rsidRDefault="002D10B3" w:rsidP="002D10B3">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B3E65E0" w14:textId="77777777" w:rsidR="002D10B3" w:rsidRPr="002D10B3" w:rsidRDefault="002D10B3" w:rsidP="002D10B3">
            <w:pPr>
              <w:keepNext/>
              <w:rPr>
                <w:sz w:val="24"/>
                <w:szCs w:val="24"/>
                <w:lang w:val="en-ID"/>
              </w:rPr>
            </w:pPr>
          </w:p>
        </w:tc>
      </w:tr>
    </w:tbl>
    <w:p w14:paraId="5B9DC71A" w14:textId="77777777" w:rsidR="00F35EDA" w:rsidRDefault="00F35EDA" w:rsidP="00F35EDA">
      <w:pPr>
        <w:pStyle w:val="Heading3"/>
        <w:numPr>
          <w:ilvl w:val="0"/>
          <w:numId w:val="0"/>
        </w:numPr>
        <w:ind w:left="1080"/>
      </w:pPr>
      <w:bookmarkStart w:id="127" w:name="_Toc153394252"/>
      <w:bookmarkEnd w:id="127"/>
    </w:p>
    <w:p w14:paraId="54DCAFF1" w14:textId="1887154D" w:rsidR="00F35EDA" w:rsidRDefault="00F35EDA">
      <w:pPr>
        <w:rPr>
          <w:rFonts w:eastAsiaTheme="majorEastAsia" w:cstheme="majorBidi"/>
          <w:b/>
          <w:sz w:val="28"/>
          <w:szCs w:val="24"/>
        </w:rPr>
      </w:pPr>
    </w:p>
    <w:p w14:paraId="7178C18A" w14:textId="4EEC288E" w:rsidR="002D10B3" w:rsidRDefault="006304AD" w:rsidP="006304AD">
      <w:pPr>
        <w:pStyle w:val="Heading3"/>
      </w:pPr>
      <w:bookmarkStart w:id="128" w:name="_Toc153394253"/>
      <w:r>
        <w:lastRenderedPageBreak/>
        <w:t>Use case Đăng xuất</w:t>
      </w:r>
      <w:bookmarkEnd w:id="128"/>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6754CB47" w14:textId="77777777" w:rsidTr="00FB05F9">
        <w:trPr>
          <w:trHeight w:val="241"/>
        </w:trPr>
        <w:tc>
          <w:tcPr>
            <w:tcW w:w="2040" w:type="dxa"/>
            <w:tcBorders>
              <w:bottom w:val="single" w:sz="4" w:space="0" w:color="000000"/>
              <w:right w:val="single" w:sz="4" w:space="0" w:color="000000"/>
            </w:tcBorders>
            <w:shd w:val="clear" w:color="auto" w:fill="F1F1F1"/>
          </w:tcPr>
          <w:p w14:paraId="4639BF5D"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306F1B18" w14:textId="6B7C5237" w:rsidR="00F35EDA" w:rsidRPr="002D10B3" w:rsidRDefault="00F35EDA" w:rsidP="00FB05F9">
            <w:pPr>
              <w:keepNext/>
              <w:rPr>
                <w:lang w:val="en-ID"/>
              </w:rPr>
            </w:pPr>
            <w:r>
              <w:rPr>
                <w:lang w:val="en-ID"/>
              </w:rPr>
              <w:t>N0</w:t>
            </w:r>
            <w:r w:rsidR="001E5789">
              <w:rPr>
                <w:lang w:val="en-ID"/>
              </w:rPr>
              <w:t>2</w:t>
            </w:r>
          </w:p>
        </w:tc>
        <w:tc>
          <w:tcPr>
            <w:tcW w:w="2055" w:type="dxa"/>
            <w:tcBorders>
              <w:left w:val="single" w:sz="4" w:space="0" w:color="000000"/>
              <w:bottom w:val="single" w:sz="4" w:space="0" w:color="000000"/>
              <w:right w:val="single" w:sz="4" w:space="0" w:color="000000"/>
            </w:tcBorders>
            <w:shd w:val="clear" w:color="auto" w:fill="F1F1F1"/>
          </w:tcPr>
          <w:p w14:paraId="316F260F"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1013EC16" w14:textId="661AE578" w:rsidR="00F35EDA" w:rsidRPr="002D10B3" w:rsidRDefault="001E5789" w:rsidP="00FB05F9">
            <w:pPr>
              <w:keepNext/>
              <w:rPr>
                <w:lang w:val="en-ID"/>
              </w:rPr>
            </w:pPr>
            <w:r>
              <w:rPr>
                <w:lang w:val="en-ID"/>
              </w:rPr>
              <w:t>Đăng xuất</w:t>
            </w:r>
          </w:p>
        </w:tc>
      </w:tr>
      <w:tr w:rsidR="00F35EDA" w:rsidRPr="002D10B3" w14:paraId="5052C85B"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3B0740FA"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20549D06"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6918BFBA"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75802686" w14:textId="77777777" w:rsidR="00F35EDA" w:rsidRPr="002D10B3" w:rsidRDefault="00F35EDA" w:rsidP="00FB05F9">
            <w:pPr>
              <w:keepNext/>
              <w:rPr>
                <w:lang w:val="en-ID"/>
              </w:rPr>
            </w:pPr>
            <w:r w:rsidRPr="002D10B3">
              <w:rPr>
                <w:lang w:val="en-ID"/>
              </w:rPr>
              <w:t>Châu Văn Mẫn</w:t>
            </w:r>
          </w:p>
        </w:tc>
      </w:tr>
      <w:tr w:rsidR="00F35EDA" w:rsidRPr="002D10B3" w14:paraId="198A4AB9"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2DD37A2"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BABFCE5"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011BC21"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36AF6C8" w14:textId="77777777" w:rsidR="00F35EDA" w:rsidRPr="002D10B3" w:rsidRDefault="00F35EDA" w:rsidP="00FB05F9">
            <w:pPr>
              <w:keepNext/>
              <w:rPr>
                <w:lang w:val="en-ID"/>
              </w:rPr>
            </w:pPr>
            <w:r w:rsidRPr="002D10B3">
              <w:rPr>
                <w:lang w:val="en-ID"/>
              </w:rPr>
              <w:t>02/12/2023</w:t>
            </w:r>
          </w:p>
        </w:tc>
      </w:tr>
      <w:tr w:rsidR="00F35EDA" w:rsidRPr="002D10B3" w14:paraId="3AC60D0D"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69615C8B"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57282952" w14:textId="4F1DFC66" w:rsidR="00F35EDA" w:rsidRPr="002D10B3" w:rsidRDefault="001E5789" w:rsidP="00FB05F9">
            <w:pPr>
              <w:keepNext/>
              <w:rPr>
                <w:lang w:val="en-ID"/>
              </w:rPr>
            </w:pPr>
            <w:r>
              <w:rPr>
                <w:lang w:val="en-ID"/>
              </w:rPr>
              <w:t>Use case này dùng cho những người có phận sự đăng xuất khỏi hệ thống</w:t>
            </w:r>
          </w:p>
        </w:tc>
      </w:tr>
      <w:tr w:rsidR="00F35EDA" w:rsidRPr="002D10B3" w14:paraId="1E12AAB6"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5AEF7287"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F0997D6" w14:textId="0A572EC5" w:rsidR="00F35EDA" w:rsidRPr="002D10B3" w:rsidRDefault="001E5789" w:rsidP="00FB05F9">
            <w:pPr>
              <w:keepNext/>
              <w:rPr>
                <w:lang w:val="en-ID"/>
              </w:rPr>
            </w:pPr>
            <w:r>
              <w:rPr>
                <w:lang w:val="en-ID"/>
              </w:rPr>
              <w:t>Quản trị viên, nhà xuất bản</w:t>
            </w:r>
          </w:p>
        </w:tc>
      </w:tr>
      <w:tr w:rsidR="00F35EDA" w:rsidRPr="002D10B3" w14:paraId="7599F914"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4D2BC3E9"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2307998A" w14:textId="107F6349" w:rsidR="00F35EDA" w:rsidRPr="002D10B3" w:rsidRDefault="001E5789" w:rsidP="00FB05F9">
            <w:pPr>
              <w:keepNext/>
              <w:rPr>
                <w:lang w:val="en-ID"/>
              </w:rPr>
            </w:pPr>
            <w:r>
              <w:rPr>
                <w:lang w:val="en-ID"/>
              </w:rPr>
              <w:t>Đã đăng xuất vào hệ thống</w:t>
            </w:r>
          </w:p>
        </w:tc>
      </w:tr>
      <w:tr w:rsidR="00F35EDA" w:rsidRPr="002D10B3" w14:paraId="6A462335"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2EF56C14"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183FFFD4" w14:textId="07235D41" w:rsidR="00F35EDA" w:rsidRPr="002D10B3" w:rsidRDefault="001E5789" w:rsidP="00FB05F9">
            <w:pPr>
              <w:keepNext/>
              <w:rPr>
                <w:lang w:val="en-ID"/>
              </w:rPr>
            </w:pPr>
            <w:r>
              <w:rPr>
                <w:lang w:val="en-ID"/>
              </w:rPr>
              <w:t>Chọn lựa chọn đăng xuất</w:t>
            </w:r>
          </w:p>
        </w:tc>
      </w:tr>
      <w:tr w:rsidR="00F35EDA" w:rsidRPr="002D10B3" w14:paraId="42171992"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1FC19521" w14:textId="77777777" w:rsidR="00F35EDA" w:rsidRPr="002D10B3" w:rsidRDefault="00F35EDA" w:rsidP="00FB05F9">
            <w:pPr>
              <w:keepNext/>
              <w:rPr>
                <w:b/>
                <w:bCs/>
                <w:lang w:val="en-ID"/>
              </w:rPr>
            </w:pPr>
            <w:r w:rsidRPr="002D10B3">
              <w:rPr>
                <w:b/>
                <w:bCs/>
                <w:lang w:val="en-ID"/>
              </w:rPr>
              <w:t>Luồng sự kiện chính</w:t>
            </w:r>
          </w:p>
          <w:p w14:paraId="6082C38A"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7669C999" w14:textId="6FE44694" w:rsidR="00F35EDA" w:rsidRDefault="00A7179F" w:rsidP="00FB05F9">
            <w:pPr>
              <w:keepNext/>
              <w:rPr>
                <w:lang w:val="en-ID"/>
              </w:rPr>
            </w:pPr>
            <w:r>
              <w:rPr>
                <w:lang w:val="en-ID"/>
              </w:rPr>
              <w:t>Bước 1: Thông báo cho người dùng nếu họ có muốn đăng xuất, nếu lựa chọn có thì sang bước 2, nếu lựa chọn không thì kết thúc</w:t>
            </w:r>
          </w:p>
          <w:p w14:paraId="139479F3" w14:textId="74F33A52" w:rsidR="00A7179F" w:rsidRPr="002D10B3" w:rsidRDefault="00A7179F" w:rsidP="00A7179F">
            <w:pPr>
              <w:keepNext/>
              <w:rPr>
                <w:lang w:val="en-ID"/>
              </w:rPr>
            </w:pPr>
            <w:r>
              <w:rPr>
                <w:lang w:val="en-ID"/>
              </w:rPr>
              <w:t xml:space="preserve">Bước 2: Xóa lưu trạng thái, chuyển về màn hình đăng nhập và kết thúc </w:t>
            </w:r>
          </w:p>
        </w:tc>
      </w:tr>
      <w:tr w:rsidR="00F35EDA" w:rsidRPr="002D10B3" w14:paraId="547AE3D2"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0B3CDC05"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38D16776" w14:textId="77777777" w:rsidR="00F35EDA" w:rsidRPr="002D10B3" w:rsidRDefault="00F35EDA" w:rsidP="00FB05F9">
            <w:pPr>
              <w:keepNext/>
              <w:rPr>
                <w:sz w:val="24"/>
                <w:szCs w:val="24"/>
                <w:lang w:val="en-ID"/>
              </w:rPr>
            </w:pPr>
          </w:p>
        </w:tc>
      </w:tr>
      <w:tr w:rsidR="00F35EDA" w:rsidRPr="002D10B3" w14:paraId="29F5FB27"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0982D3D9"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B05D62A" w14:textId="256A74A3" w:rsidR="00F35EDA" w:rsidRPr="002D10B3" w:rsidRDefault="00A7179F" w:rsidP="00FB05F9">
            <w:pPr>
              <w:keepNext/>
              <w:rPr>
                <w:lang w:val="en-ID"/>
              </w:rPr>
            </w:pPr>
            <w:r>
              <w:rPr>
                <w:lang w:val="en-ID"/>
              </w:rPr>
              <w:t>Chính xác</w:t>
            </w:r>
          </w:p>
        </w:tc>
      </w:tr>
      <w:tr w:rsidR="00F35EDA" w:rsidRPr="002D10B3" w14:paraId="3DB1C42D" w14:textId="77777777" w:rsidTr="00FB05F9">
        <w:trPr>
          <w:trHeight w:val="56"/>
        </w:trPr>
        <w:tc>
          <w:tcPr>
            <w:tcW w:w="2040" w:type="dxa"/>
            <w:tcBorders>
              <w:top w:val="single" w:sz="4" w:space="0" w:color="000000"/>
              <w:right w:val="single" w:sz="4" w:space="0" w:color="000000"/>
            </w:tcBorders>
            <w:shd w:val="clear" w:color="auto" w:fill="F1F1F1"/>
          </w:tcPr>
          <w:p w14:paraId="5CB0BE3D"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037F1769" w14:textId="77777777" w:rsidR="00F35EDA" w:rsidRPr="002D10B3" w:rsidRDefault="00F35EDA" w:rsidP="00FB05F9">
            <w:pPr>
              <w:keepNext/>
              <w:rPr>
                <w:sz w:val="24"/>
                <w:szCs w:val="24"/>
                <w:lang w:val="en-ID"/>
              </w:rPr>
            </w:pPr>
          </w:p>
        </w:tc>
      </w:tr>
    </w:tbl>
    <w:p w14:paraId="1567B28E" w14:textId="77777777" w:rsidR="00F35EDA" w:rsidRPr="00F35EDA" w:rsidRDefault="00F35EDA" w:rsidP="00F35EDA"/>
    <w:p w14:paraId="6C70FC06" w14:textId="77777777" w:rsidR="00F35EDA" w:rsidRDefault="00F35EDA">
      <w:pPr>
        <w:rPr>
          <w:rFonts w:eastAsiaTheme="majorEastAsia" w:cstheme="majorBidi"/>
          <w:b/>
          <w:sz w:val="28"/>
          <w:szCs w:val="24"/>
        </w:rPr>
      </w:pPr>
      <w:r>
        <w:br w:type="page"/>
      </w:r>
    </w:p>
    <w:p w14:paraId="11EE4CB3" w14:textId="77777777" w:rsidR="00F35EDA" w:rsidRPr="002D10B3" w:rsidRDefault="006304AD" w:rsidP="006304AD">
      <w:pPr>
        <w:pStyle w:val="Heading3"/>
      </w:pPr>
      <w:bookmarkStart w:id="129" w:name="_Toc153394254"/>
      <w:r>
        <w:lastRenderedPageBreak/>
        <w:t xml:space="preserve">Use case </w:t>
      </w:r>
      <w:r w:rsidR="008A2672">
        <w:t>Xem thông tin sách</w:t>
      </w:r>
      <w:bookmarkEnd w:id="129"/>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4BB2FC02" w14:textId="77777777" w:rsidTr="00FB05F9">
        <w:trPr>
          <w:trHeight w:val="241"/>
        </w:trPr>
        <w:tc>
          <w:tcPr>
            <w:tcW w:w="2040" w:type="dxa"/>
            <w:tcBorders>
              <w:bottom w:val="single" w:sz="4" w:space="0" w:color="000000"/>
              <w:right w:val="single" w:sz="4" w:space="0" w:color="000000"/>
            </w:tcBorders>
            <w:shd w:val="clear" w:color="auto" w:fill="F1F1F1"/>
          </w:tcPr>
          <w:p w14:paraId="7E012905"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0D8F954A" w14:textId="01E18658" w:rsidR="00F35EDA" w:rsidRPr="002D10B3" w:rsidRDefault="00F35EDA" w:rsidP="00FB05F9">
            <w:pPr>
              <w:keepNext/>
              <w:rPr>
                <w:lang w:val="en-ID"/>
              </w:rPr>
            </w:pPr>
            <w:r>
              <w:rPr>
                <w:lang w:val="en-ID"/>
              </w:rPr>
              <w:t>N0</w:t>
            </w:r>
            <w:r w:rsidR="00A7179F">
              <w:rPr>
                <w:lang w:val="en-ID"/>
              </w:rPr>
              <w:t>3</w:t>
            </w:r>
          </w:p>
        </w:tc>
        <w:tc>
          <w:tcPr>
            <w:tcW w:w="2055" w:type="dxa"/>
            <w:tcBorders>
              <w:left w:val="single" w:sz="4" w:space="0" w:color="000000"/>
              <w:bottom w:val="single" w:sz="4" w:space="0" w:color="000000"/>
              <w:right w:val="single" w:sz="4" w:space="0" w:color="000000"/>
            </w:tcBorders>
            <w:shd w:val="clear" w:color="auto" w:fill="F1F1F1"/>
          </w:tcPr>
          <w:p w14:paraId="585EDDB8"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4A6CD1A1" w14:textId="33A37BE7" w:rsidR="00F35EDA" w:rsidRPr="002D10B3" w:rsidRDefault="00A7179F" w:rsidP="00FB05F9">
            <w:pPr>
              <w:keepNext/>
              <w:rPr>
                <w:lang w:val="en-ID"/>
              </w:rPr>
            </w:pPr>
            <w:r>
              <w:rPr>
                <w:lang w:val="en-ID"/>
              </w:rPr>
              <w:t>Xem thông tin sách</w:t>
            </w:r>
          </w:p>
        </w:tc>
      </w:tr>
      <w:tr w:rsidR="00F35EDA" w:rsidRPr="002D10B3" w14:paraId="7135EFF2"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2C7AAF7F"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9AB5BA6"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3DE7D834"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025E281F" w14:textId="77777777" w:rsidR="00F35EDA" w:rsidRPr="002D10B3" w:rsidRDefault="00F35EDA" w:rsidP="00FB05F9">
            <w:pPr>
              <w:keepNext/>
              <w:rPr>
                <w:lang w:val="en-ID"/>
              </w:rPr>
            </w:pPr>
            <w:r w:rsidRPr="002D10B3">
              <w:rPr>
                <w:lang w:val="en-ID"/>
              </w:rPr>
              <w:t>Châu Văn Mẫn</w:t>
            </w:r>
          </w:p>
        </w:tc>
      </w:tr>
      <w:tr w:rsidR="00F35EDA" w:rsidRPr="002D10B3" w14:paraId="58590C3C"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3D430A1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FE69913"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5C8B58C0"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8D89856" w14:textId="77777777" w:rsidR="00F35EDA" w:rsidRPr="002D10B3" w:rsidRDefault="00F35EDA" w:rsidP="00FB05F9">
            <w:pPr>
              <w:keepNext/>
              <w:rPr>
                <w:lang w:val="en-ID"/>
              </w:rPr>
            </w:pPr>
            <w:r w:rsidRPr="002D10B3">
              <w:rPr>
                <w:lang w:val="en-ID"/>
              </w:rPr>
              <w:t>02/12/2023</w:t>
            </w:r>
          </w:p>
        </w:tc>
      </w:tr>
      <w:tr w:rsidR="00F35EDA" w:rsidRPr="002D10B3" w14:paraId="06CE3BD2"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6B373056"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3F464B94" w14:textId="14626A2B" w:rsidR="00F35EDA" w:rsidRPr="002D10B3" w:rsidRDefault="00A7179F" w:rsidP="00FB05F9">
            <w:pPr>
              <w:keepNext/>
              <w:rPr>
                <w:lang w:val="en-ID"/>
              </w:rPr>
            </w:pPr>
            <w:r>
              <w:rPr>
                <w:lang w:val="en-ID"/>
              </w:rPr>
              <w:t>Dành cho Quản trị viên để xem danh sách những cuốn sách hiện có</w:t>
            </w:r>
          </w:p>
        </w:tc>
      </w:tr>
      <w:tr w:rsidR="00F35EDA" w:rsidRPr="002D10B3" w14:paraId="3A31976E"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30D98C9B"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4F3DB52" w14:textId="7B5B819B" w:rsidR="00F35EDA" w:rsidRPr="002D10B3" w:rsidRDefault="00A7179F" w:rsidP="00FB05F9">
            <w:pPr>
              <w:keepNext/>
              <w:rPr>
                <w:lang w:val="en-ID"/>
              </w:rPr>
            </w:pPr>
            <w:r>
              <w:rPr>
                <w:lang w:val="en-ID"/>
              </w:rPr>
              <w:t>Quản trị viên</w:t>
            </w:r>
          </w:p>
        </w:tc>
      </w:tr>
      <w:tr w:rsidR="00F35EDA" w:rsidRPr="002D10B3" w14:paraId="6630C723"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B8B2B1C"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450183F9" w14:textId="2FD981C4" w:rsidR="00F35EDA" w:rsidRPr="002D10B3" w:rsidRDefault="00A7179F" w:rsidP="00FB05F9">
            <w:pPr>
              <w:keepNext/>
              <w:rPr>
                <w:lang w:val="en-ID"/>
              </w:rPr>
            </w:pPr>
            <w:r>
              <w:rPr>
                <w:lang w:val="en-ID"/>
              </w:rPr>
              <w:t>Đăng nhập với vai trò quản trị viên</w:t>
            </w:r>
          </w:p>
        </w:tc>
      </w:tr>
      <w:tr w:rsidR="00F35EDA" w:rsidRPr="002D10B3" w14:paraId="4F08D1FA"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78548831"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DF9B104" w14:textId="77777777" w:rsidR="00F35EDA" w:rsidRPr="002D10B3" w:rsidRDefault="00F35EDA" w:rsidP="00FB05F9">
            <w:pPr>
              <w:keepNext/>
              <w:rPr>
                <w:lang w:val="en-ID"/>
              </w:rPr>
            </w:pPr>
          </w:p>
        </w:tc>
      </w:tr>
      <w:tr w:rsidR="00F35EDA" w:rsidRPr="002D10B3" w14:paraId="7EFE0402"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206C3066" w14:textId="77777777" w:rsidR="00F35EDA" w:rsidRPr="002D10B3" w:rsidRDefault="00F35EDA" w:rsidP="00FB05F9">
            <w:pPr>
              <w:keepNext/>
              <w:rPr>
                <w:b/>
                <w:bCs/>
                <w:lang w:val="en-ID"/>
              </w:rPr>
            </w:pPr>
            <w:r w:rsidRPr="002D10B3">
              <w:rPr>
                <w:b/>
                <w:bCs/>
                <w:lang w:val="en-ID"/>
              </w:rPr>
              <w:t>Luồng sự kiện chính</w:t>
            </w:r>
          </w:p>
          <w:p w14:paraId="718984F4"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79C7BF20" w14:textId="77777777" w:rsidR="00F35EDA" w:rsidRDefault="00594ED4" w:rsidP="00FB05F9">
            <w:pPr>
              <w:keepNext/>
              <w:rPr>
                <w:lang w:val="en-ID"/>
              </w:rPr>
            </w:pPr>
            <w:r>
              <w:rPr>
                <w:lang w:val="en-ID"/>
              </w:rPr>
              <w:t>Bước 1: Lấy dữ liệu từ CSDL</w:t>
            </w:r>
          </w:p>
          <w:p w14:paraId="43BE84EB" w14:textId="04FE88D5" w:rsidR="00594ED4" w:rsidRPr="002D10B3" w:rsidRDefault="00594ED4" w:rsidP="00FB05F9">
            <w:pPr>
              <w:keepNext/>
              <w:rPr>
                <w:lang w:val="en-ID"/>
              </w:rPr>
            </w:pPr>
            <w:r>
              <w:rPr>
                <w:lang w:val="en-ID"/>
              </w:rPr>
              <w:t>Bước 2: Hiển thị ra giao diện</w:t>
            </w:r>
          </w:p>
        </w:tc>
      </w:tr>
      <w:tr w:rsidR="00F35EDA" w:rsidRPr="002D10B3" w14:paraId="63F8423A"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71ECBC5B"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2202E42C" w14:textId="77777777" w:rsidR="00F35EDA" w:rsidRPr="002D10B3" w:rsidRDefault="00F35EDA" w:rsidP="00FB05F9">
            <w:pPr>
              <w:keepNext/>
              <w:rPr>
                <w:sz w:val="24"/>
                <w:szCs w:val="24"/>
                <w:lang w:val="en-ID"/>
              </w:rPr>
            </w:pPr>
          </w:p>
        </w:tc>
      </w:tr>
      <w:tr w:rsidR="00F35EDA" w:rsidRPr="002D10B3" w14:paraId="132D66FE"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46118788"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29894BCB" w14:textId="77777777" w:rsidR="00F35EDA" w:rsidRPr="002D10B3" w:rsidRDefault="00F35EDA" w:rsidP="00FB05F9">
            <w:pPr>
              <w:keepNext/>
              <w:rPr>
                <w:lang w:val="en-ID"/>
              </w:rPr>
            </w:pPr>
            <w:r w:rsidRPr="002D10B3">
              <w:rPr>
                <w:lang w:val="en-ID"/>
              </w:rPr>
              <w:t>Tốc độ</w:t>
            </w:r>
          </w:p>
        </w:tc>
      </w:tr>
      <w:tr w:rsidR="00F35EDA" w:rsidRPr="002D10B3" w14:paraId="7E88426F" w14:textId="77777777" w:rsidTr="00FB05F9">
        <w:trPr>
          <w:trHeight w:val="56"/>
        </w:trPr>
        <w:tc>
          <w:tcPr>
            <w:tcW w:w="2040" w:type="dxa"/>
            <w:tcBorders>
              <w:top w:val="single" w:sz="4" w:space="0" w:color="000000"/>
              <w:right w:val="single" w:sz="4" w:space="0" w:color="000000"/>
            </w:tcBorders>
            <w:shd w:val="clear" w:color="auto" w:fill="F1F1F1"/>
          </w:tcPr>
          <w:p w14:paraId="4FD4D33F"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32B901D6" w14:textId="77777777" w:rsidR="00F35EDA" w:rsidRPr="002D10B3" w:rsidRDefault="00F35EDA" w:rsidP="00FB05F9">
            <w:pPr>
              <w:keepNext/>
              <w:rPr>
                <w:sz w:val="24"/>
                <w:szCs w:val="24"/>
                <w:lang w:val="en-ID"/>
              </w:rPr>
            </w:pPr>
          </w:p>
        </w:tc>
      </w:tr>
    </w:tbl>
    <w:p w14:paraId="7D61C8BF" w14:textId="4581718F" w:rsidR="006304AD" w:rsidRPr="002D10B3" w:rsidRDefault="006304AD" w:rsidP="00F35EDA">
      <w:pPr>
        <w:pStyle w:val="Heading3"/>
        <w:numPr>
          <w:ilvl w:val="0"/>
          <w:numId w:val="0"/>
        </w:numPr>
        <w:ind w:left="1080"/>
      </w:pPr>
    </w:p>
    <w:p w14:paraId="636C08F1" w14:textId="77777777" w:rsidR="00F35EDA" w:rsidRDefault="00F35EDA">
      <w:pPr>
        <w:rPr>
          <w:rFonts w:eastAsiaTheme="majorEastAsia" w:cstheme="majorBidi"/>
          <w:b/>
          <w:sz w:val="28"/>
          <w:szCs w:val="24"/>
        </w:rPr>
      </w:pPr>
      <w:r>
        <w:br w:type="page"/>
      </w:r>
    </w:p>
    <w:p w14:paraId="59E9CD69" w14:textId="77777777" w:rsidR="00F35EDA" w:rsidRPr="002D10B3" w:rsidRDefault="008A2672" w:rsidP="008A2672">
      <w:pPr>
        <w:pStyle w:val="Heading3"/>
      </w:pPr>
      <w:bookmarkStart w:id="130" w:name="_Toc153394255"/>
      <w:r>
        <w:lastRenderedPageBreak/>
        <w:t xml:space="preserve">Use case </w:t>
      </w:r>
      <w:r>
        <w:t>Thêm sách</w:t>
      </w:r>
      <w:bookmarkEnd w:id="130"/>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79D8AAC5" w14:textId="77777777" w:rsidTr="00FB05F9">
        <w:trPr>
          <w:trHeight w:val="241"/>
        </w:trPr>
        <w:tc>
          <w:tcPr>
            <w:tcW w:w="2040" w:type="dxa"/>
            <w:tcBorders>
              <w:bottom w:val="single" w:sz="4" w:space="0" w:color="000000"/>
              <w:right w:val="single" w:sz="4" w:space="0" w:color="000000"/>
            </w:tcBorders>
            <w:shd w:val="clear" w:color="auto" w:fill="F1F1F1"/>
          </w:tcPr>
          <w:p w14:paraId="797A20F7"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5D4F8C2E" w14:textId="6928E4F1" w:rsidR="00F35EDA" w:rsidRPr="002D10B3" w:rsidRDefault="00F35EDA" w:rsidP="00FB05F9">
            <w:pPr>
              <w:keepNext/>
              <w:rPr>
                <w:lang w:val="en-ID"/>
              </w:rPr>
            </w:pPr>
            <w:r>
              <w:rPr>
                <w:lang w:val="en-ID"/>
              </w:rPr>
              <w:t>N0</w:t>
            </w:r>
            <w:r w:rsidR="00594ED4">
              <w:rPr>
                <w:lang w:val="en-ID"/>
              </w:rPr>
              <w:t>4</w:t>
            </w:r>
          </w:p>
        </w:tc>
        <w:tc>
          <w:tcPr>
            <w:tcW w:w="2055" w:type="dxa"/>
            <w:tcBorders>
              <w:left w:val="single" w:sz="4" w:space="0" w:color="000000"/>
              <w:bottom w:val="single" w:sz="4" w:space="0" w:color="000000"/>
              <w:right w:val="single" w:sz="4" w:space="0" w:color="000000"/>
            </w:tcBorders>
            <w:shd w:val="clear" w:color="auto" w:fill="F1F1F1"/>
          </w:tcPr>
          <w:p w14:paraId="4FC1A2A4"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528956ED" w14:textId="640D6FEA" w:rsidR="00F35EDA" w:rsidRPr="002D10B3" w:rsidRDefault="00594ED4" w:rsidP="00FB05F9">
            <w:pPr>
              <w:keepNext/>
              <w:rPr>
                <w:lang w:val="en-ID"/>
              </w:rPr>
            </w:pPr>
            <w:r>
              <w:rPr>
                <w:lang w:val="en-ID"/>
              </w:rPr>
              <w:t>Thêm sách</w:t>
            </w:r>
          </w:p>
        </w:tc>
      </w:tr>
      <w:tr w:rsidR="00F35EDA" w:rsidRPr="002D10B3" w14:paraId="29A051AB"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081C3E42"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3E8D12AA"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511CF6F"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574FC0B2" w14:textId="77777777" w:rsidR="00F35EDA" w:rsidRPr="002D10B3" w:rsidRDefault="00F35EDA" w:rsidP="00FB05F9">
            <w:pPr>
              <w:keepNext/>
              <w:rPr>
                <w:lang w:val="en-ID"/>
              </w:rPr>
            </w:pPr>
            <w:r w:rsidRPr="002D10B3">
              <w:rPr>
                <w:lang w:val="en-ID"/>
              </w:rPr>
              <w:t>Châu Văn Mẫn</w:t>
            </w:r>
          </w:p>
        </w:tc>
      </w:tr>
      <w:tr w:rsidR="00F35EDA" w:rsidRPr="002D10B3" w14:paraId="6AB6E77D"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0669E14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26F3C6DF"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1211254"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1CC91EFF" w14:textId="77777777" w:rsidR="00F35EDA" w:rsidRPr="002D10B3" w:rsidRDefault="00F35EDA" w:rsidP="00FB05F9">
            <w:pPr>
              <w:keepNext/>
              <w:rPr>
                <w:lang w:val="en-ID"/>
              </w:rPr>
            </w:pPr>
            <w:r w:rsidRPr="002D10B3">
              <w:rPr>
                <w:lang w:val="en-ID"/>
              </w:rPr>
              <w:t>02/12/2023</w:t>
            </w:r>
          </w:p>
        </w:tc>
      </w:tr>
      <w:tr w:rsidR="00F35EDA" w:rsidRPr="002D10B3" w14:paraId="273EB36E"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05DB91DC"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53776A88" w14:textId="77777777" w:rsidR="00F35EDA" w:rsidRPr="002D10B3" w:rsidRDefault="00F35EDA" w:rsidP="00FB05F9">
            <w:pPr>
              <w:keepNext/>
              <w:rPr>
                <w:lang w:val="en-ID"/>
              </w:rPr>
            </w:pPr>
          </w:p>
        </w:tc>
      </w:tr>
      <w:tr w:rsidR="00F35EDA" w:rsidRPr="002D10B3" w14:paraId="5D201B44"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2B765C80"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76C776A9" w14:textId="77777777" w:rsidR="00F35EDA" w:rsidRPr="002D10B3" w:rsidRDefault="00F35EDA" w:rsidP="00FB05F9">
            <w:pPr>
              <w:keepNext/>
              <w:rPr>
                <w:lang w:val="en-ID"/>
              </w:rPr>
            </w:pPr>
          </w:p>
        </w:tc>
      </w:tr>
      <w:tr w:rsidR="00F35EDA" w:rsidRPr="002D10B3" w14:paraId="7319C90D"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3C2F2DE"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8EC0F74" w14:textId="77777777" w:rsidR="00F35EDA" w:rsidRPr="002D10B3" w:rsidRDefault="00F35EDA" w:rsidP="00FB05F9">
            <w:pPr>
              <w:keepNext/>
              <w:rPr>
                <w:lang w:val="en-ID"/>
              </w:rPr>
            </w:pPr>
          </w:p>
        </w:tc>
      </w:tr>
      <w:tr w:rsidR="00F35EDA" w:rsidRPr="002D10B3" w14:paraId="1F0584C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F42F7DA"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072B310D" w14:textId="77777777" w:rsidR="00F35EDA" w:rsidRPr="002D10B3" w:rsidRDefault="00F35EDA" w:rsidP="00FB05F9">
            <w:pPr>
              <w:keepNext/>
              <w:rPr>
                <w:lang w:val="en-ID"/>
              </w:rPr>
            </w:pPr>
          </w:p>
        </w:tc>
      </w:tr>
      <w:tr w:rsidR="00F35EDA" w:rsidRPr="002D10B3" w14:paraId="02A6940D"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31C4BECF" w14:textId="77777777" w:rsidR="00F35EDA" w:rsidRPr="002D10B3" w:rsidRDefault="00F35EDA" w:rsidP="00FB05F9">
            <w:pPr>
              <w:keepNext/>
              <w:rPr>
                <w:b/>
                <w:bCs/>
                <w:lang w:val="en-ID"/>
              </w:rPr>
            </w:pPr>
            <w:r w:rsidRPr="002D10B3">
              <w:rPr>
                <w:b/>
                <w:bCs/>
                <w:lang w:val="en-ID"/>
              </w:rPr>
              <w:t>Luồng sự kiện chính</w:t>
            </w:r>
          </w:p>
          <w:p w14:paraId="63D8DB39"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115EF340" w14:textId="77777777" w:rsidR="00F35EDA" w:rsidRPr="002D10B3" w:rsidRDefault="00F35EDA" w:rsidP="00FB05F9">
            <w:pPr>
              <w:keepNext/>
              <w:rPr>
                <w:lang w:val="en-ID"/>
              </w:rPr>
            </w:pPr>
          </w:p>
        </w:tc>
      </w:tr>
      <w:tr w:rsidR="00F35EDA" w:rsidRPr="002D10B3" w14:paraId="3FD33186"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4B8A7A3C"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1A801C87" w14:textId="77777777" w:rsidR="00F35EDA" w:rsidRPr="002D10B3" w:rsidRDefault="00F35EDA" w:rsidP="00FB05F9">
            <w:pPr>
              <w:keepNext/>
              <w:rPr>
                <w:sz w:val="24"/>
                <w:szCs w:val="24"/>
                <w:lang w:val="en-ID"/>
              </w:rPr>
            </w:pPr>
          </w:p>
        </w:tc>
      </w:tr>
      <w:tr w:rsidR="00F35EDA" w:rsidRPr="002D10B3" w14:paraId="0E27D673"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241FAA4A"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6DD48CBB" w14:textId="77777777" w:rsidR="00F35EDA" w:rsidRPr="002D10B3" w:rsidRDefault="00F35EDA" w:rsidP="00FB05F9">
            <w:pPr>
              <w:keepNext/>
              <w:rPr>
                <w:lang w:val="en-ID"/>
              </w:rPr>
            </w:pPr>
            <w:r w:rsidRPr="002D10B3">
              <w:rPr>
                <w:lang w:val="en-ID"/>
              </w:rPr>
              <w:t>Tốc độ</w:t>
            </w:r>
          </w:p>
        </w:tc>
      </w:tr>
      <w:tr w:rsidR="00F35EDA" w:rsidRPr="002D10B3" w14:paraId="383E888B" w14:textId="77777777" w:rsidTr="00FB05F9">
        <w:trPr>
          <w:trHeight w:val="56"/>
        </w:trPr>
        <w:tc>
          <w:tcPr>
            <w:tcW w:w="2040" w:type="dxa"/>
            <w:tcBorders>
              <w:top w:val="single" w:sz="4" w:space="0" w:color="000000"/>
              <w:right w:val="single" w:sz="4" w:space="0" w:color="000000"/>
            </w:tcBorders>
            <w:shd w:val="clear" w:color="auto" w:fill="F1F1F1"/>
          </w:tcPr>
          <w:p w14:paraId="295ABEA3"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9504A49" w14:textId="77777777" w:rsidR="00F35EDA" w:rsidRPr="002D10B3" w:rsidRDefault="00F35EDA" w:rsidP="00FB05F9">
            <w:pPr>
              <w:keepNext/>
              <w:rPr>
                <w:sz w:val="24"/>
                <w:szCs w:val="24"/>
                <w:lang w:val="en-ID"/>
              </w:rPr>
            </w:pPr>
          </w:p>
        </w:tc>
      </w:tr>
    </w:tbl>
    <w:p w14:paraId="1EF51043" w14:textId="41399A86" w:rsidR="008A2672" w:rsidRPr="002D10B3" w:rsidRDefault="008A2672" w:rsidP="00F35EDA">
      <w:pPr>
        <w:pStyle w:val="Heading3"/>
        <w:numPr>
          <w:ilvl w:val="0"/>
          <w:numId w:val="0"/>
        </w:numPr>
      </w:pPr>
    </w:p>
    <w:p w14:paraId="709A2421" w14:textId="77777777" w:rsidR="00F35EDA" w:rsidRDefault="00F35EDA">
      <w:pPr>
        <w:rPr>
          <w:rFonts w:eastAsiaTheme="majorEastAsia" w:cstheme="majorBidi"/>
          <w:b/>
          <w:sz w:val="28"/>
          <w:szCs w:val="24"/>
        </w:rPr>
      </w:pPr>
      <w:r>
        <w:br w:type="page"/>
      </w:r>
    </w:p>
    <w:p w14:paraId="760DB650" w14:textId="77777777" w:rsidR="00F35EDA" w:rsidRPr="002D10B3" w:rsidRDefault="008A2672" w:rsidP="008A2672">
      <w:pPr>
        <w:pStyle w:val="Heading3"/>
      </w:pPr>
      <w:bookmarkStart w:id="131" w:name="_Toc153394256"/>
      <w:r>
        <w:lastRenderedPageBreak/>
        <w:t xml:space="preserve">Use case </w:t>
      </w:r>
      <w:r>
        <w:t>Sửa thông tin sách</w:t>
      </w:r>
      <w:bookmarkEnd w:id="131"/>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68223941" w14:textId="77777777" w:rsidTr="00FB05F9">
        <w:trPr>
          <w:trHeight w:val="241"/>
        </w:trPr>
        <w:tc>
          <w:tcPr>
            <w:tcW w:w="2040" w:type="dxa"/>
            <w:tcBorders>
              <w:bottom w:val="single" w:sz="4" w:space="0" w:color="000000"/>
              <w:right w:val="single" w:sz="4" w:space="0" w:color="000000"/>
            </w:tcBorders>
            <w:shd w:val="clear" w:color="auto" w:fill="F1F1F1"/>
          </w:tcPr>
          <w:p w14:paraId="071817F9"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425C5724"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6B87D5F2"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552784E5" w14:textId="77777777" w:rsidR="00F35EDA" w:rsidRPr="002D10B3" w:rsidRDefault="00F35EDA" w:rsidP="00FB05F9">
            <w:pPr>
              <w:keepNext/>
              <w:rPr>
                <w:lang w:val="en-ID"/>
              </w:rPr>
            </w:pPr>
          </w:p>
        </w:tc>
      </w:tr>
      <w:tr w:rsidR="00F35EDA" w:rsidRPr="002D10B3" w14:paraId="6EFC08BD"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03FB5A51"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5CC497E3"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D03BDB9"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13924F61" w14:textId="77777777" w:rsidR="00F35EDA" w:rsidRPr="002D10B3" w:rsidRDefault="00F35EDA" w:rsidP="00FB05F9">
            <w:pPr>
              <w:keepNext/>
              <w:rPr>
                <w:lang w:val="en-ID"/>
              </w:rPr>
            </w:pPr>
            <w:r w:rsidRPr="002D10B3">
              <w:rPr>
                <w:lang w:val="en-ID"/>
              </w:rPr>
              <w:t>Châu Văn Mẫn</w:t>
            </w:r>
          </w:p>
        </w:tc>
      </w:tr>
      <w:tr w:rsidR="00F35EDA" w:rsidRPr="002D10B3" w14:paraId="7B70902C"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5E825F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605060A"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9C585E6"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39AEA158" w14:textId="77777777" w:rsidR="00F35EDA" w:rsidRPr="002D10B3" w:rsidRDefault="00F35EDA" w:rsidP="00FB05F9">
            <w:pPr>
              <w:keepNext/>
              <w:rPr>
                <w:lang w:val="en-ID"/>
              </w:rPr>
            </w:pPr>
            <w:r w:rsidRPr="002D10B3">
              <w:rPr>
                <w:lang w:val="en-ID"/>
              </w:rPr>
              <w:t>02/12/2023</w:t>
            </w:r>
          </w:p>
        </w:tc>
      </w:tr>
      <w:tr w:rsidR="00F35EDA" w:rsidRPr="002D10B3" w14:paraId="15949EDD"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2857D4B5"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4C87ECCF" w14:textId="77777777" w:rsidR="00F35EDA" w:rsidRPr="002D10B3" w:rsidRDefault="00F35EDA" w:rsidP="00FB05F9">
            <w:pPr>
              <w:keepNext/>
              <w:rPr>
                <w:lang w:val="en-ID"/>
              </w:rPr>
            </w:pPr>
          </w:p>
        </w:tc>
      </w:tr>
      <w:tr w:rsidR="00F35EDA" w:rsidRPr="002D10B3" w14:paraId="44A60D23"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019F39B7"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5475C226" w14:textId="77777777" w:rsidR="00F35EDA" w:rsidRPr="002D10B3" w:rsidRDefault="00F35EDA" w:rsidP="00FB05F9">
            <w:pPr>
              <w:keepNext/>
              <w:rPr>
                <w:lang w:val="en-ID"/>
              </w:rPr>
            </w:pPr>
          </w:p>
        </w:tc>
      </w:tr>
      <w:tr w:rsidR="00F35EDA" w:rsidRPr="002D10B3" w14:paraId="76B7DD5E"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152DB2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2ADF5B4" w14:textId="77777777" w:rsidR="00F35EDA" w:rsidRPr="002D10B3" w:rsidRDefault="00F35EDA" w:rsidP="00FB05F9">
            <w:pPr>
              <w:keepNext/>
              <w:rPr>
                <w:lang w:val="en-ID"/>
              </w:rPr>
            </w:pPr>
          </w:p>
        </w:tc>
      </w:tr>
      <w:tr w:rsidR="00F35EDA" w:rsidRPr="002D10B3" w14:paraId="0891B17E"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6B45D55"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06D34DC" w14:textId="77777777" w:rsidR="00F35EDA" w:rsidRPr="002D10B3" w:rsidRDefault="00F35EDA" w:rsidP="00FB05F9">
            <w:pPr>
              <w:keepNext/>
              <w:rPr>
                <w:lang w:val="en-ID"/>
              </w:rPr>
            </w:pPr>
          </w:p>
        </w:tc>
      </w:tr>
      <w:tr w:rsidR="00F35EDA" w:rsidRPr="002D10B3" w14:paraId="277B33DE"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5852F2E2" w14:textId="77777777" w:rsidR="00F35EDA" w:rsidRPr="002D10B3" w:rsidRDefault="00F35EDA" w:rsidP="00FB05F9">
            <w:pPr>
              <w:keepNext/>
              <w:rPr>
                <w:b/>
                <w:bCs/>
                <w:lang w:val="en-ID"/>
              </w:rPr>
            </w:pPr>
            <w:r w:rsidRPr="002D10B3">
              <w:rPr>
                <w:b/>
                <w:bCs/>
                <w:lang w:val="en-ID"/>
              </w:rPr>
              <w:t>Luồng sự kiện chính</w:t>
            </w:r>
          </w:p>
          <w:p w14:paraId="013CA637"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0EC144DB" w14:textId="77777777" w:rsidR="00F35EDA" w:rsidRPr="002D10B3" w:rsidRDefault="00F35EDA" w:rsidP="00FB05F9">
            <w:pPr>
              <w:keepNext/>
              <w:rPr>
                <w:lang w:val="en-ID"/>
              </w:rPr>
            </w:pPr>
          </w:p>
        </w:tc>
      </w:tr>
      <w:tr w:rsidR="00F35EDA" w:rsidRPr="002D10B3" w14:paraId="0A3640F8"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3C81945E"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5225ABA2" w14:textId="77777777" w:rsidR="00F35EDA" w:rsidRPr="002D10B3" w:rsidRDefault="00F35EDA" w:rsidP="00FB05F9">
            <w:pPr>
              <w:keepNext/>
              <w:rPr>
                <w:sz w:val="24"/>
                <w:szCs w:val="24"/>
                <w:lang w:val="en-ID"/>
              </w:rPr>
            </w:pPr>
          </w:p>
        </w:tc>
      </w:tr>
      <w:tr w:rsidR="00F35EDA" w:rsidRPr="002D10B3" w14:paraId="6DF31580"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5E6718C6"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342E43FD" w14:textId="77777777" w:rsidR="00F35EDA" w:rsidRPr="002D10B3" w:rsidRDefault="00F35EDA" w:rsidP="00FB05F9">
            <w:pPr>
              <w:keepNext/>
              <w:rPr>
                <w:lang w:val="en-ID"/>
              </w:rPr>
            </w:pPr>
            <w:r w:rsidRPr="002D10B3">
              <w:rPr>
                <w:lang w:val="en-ID"/>
              </w:rPr>
              <w:t>Tốc độ</w:t>
            </w:r>
          </w:p>
        </w:tc>
      </w:tr>
      <w:tr w:rsidR="00F35EDA" w:rsidRPr="002D10B3" w14:paraId="0E34D329" w14:textId="77777777" w:rsidTr="00FB05F9">
        <w:trPr>
          <w:trHeight w:val="56"/>
        </w:trPr>
        <w:tc>
          <w:tcPr>
            <w:tcW w:w="2040" w:type="dxa"/>
            <w:tcBorders>
              <w:top w:val="single" w:sz="4" w:space="0" w:color="000000"/>
              <w:right w:val="single" w:sz="4" w:space="0" w:color="000000"/>
            </w:tcBorders>
            <w:shd w:val="clear" w:color="auto" w:fill="F1F1F1"/>
          </w:tcPr>
          <w:p w14:paraId="218CD27A"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32735947" w14:textId="77777777" w:rsidR="00F35EDA" w:rsidRPr="002D10B3" w:rsidRDefault="00F35EDA" w:rsidP="00FB05F9">
            <w:pPr>
              <w:keepNext/>
              <w:rPr>
                <w:sz w:val="24"/>
                <w:szCs w:val="24"/>
                <w:lang w:val="en-ID"/>
              </w:rPr>
            </w:pPr>
          </w:p>
        </w:tc>
      </w:tr>
    </w:tbl>
    <w:p w14:paraId="0C7C12B1" w14:textId="75DE8E80" w:rsidR="008A2672" w:rsidRPr="002D10B3" w:rsidRDefault="008A2672" w:rsidP="00F35EDA">
      <w:pPr>
        <w:pStyle w:val="Heading3"/>
        <w:numPr>
          <w:ilvl w:val="0"/>
          <w:numId w:val="0"/>
        </w:numPr>
      </w:pPr>
    </w:p>
    <w:p w14:paraId="27BE49FD" w14:textId="77777777" w:rsidR="00F35EDA" w:rsidRDefault="00F35EDA">
      <w:pPr>
        <w:rPr>
          <w:rFonts w:eastAsiaTheme="majorEastAsia" w:cstheme="majorBidi"/>
          <w:b/>
          <w:sz w:val="28"/>
          <w:szCs w:val="24"/>
        </w:rPr>
      </w:pPr>
      <w:r>
        <w:br w:type="page"/>
      </w:r>
    </w:p>
    <w:p w14:paraId="698554A2" w14:textId="77777777" w:rsidR="00F35EDA" w:rsidRPr="002D10B3" w:rsidRDefault="008A2672" w:rsidP="008A2672">
      <w:pPr>
        <w:pStyle w:val="Heading3"/>
      </w:pPr>
      <w:bookmarkStart w:id="132" w:name="_Toc153394257"/>
      <w:r>
        <w:lastRenderedPageBreak/>
        <w:t xml:space="preserve">Use case </w:t>
      </w:r>
      <w:r>
        <w:t>Xem sách</w:t>
      </w:r>
      <w:bookmarkEnd w:id="132"/>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17844084" w14:textId="77777777" w:rsidTr="00FB05F9">
        <w:trPr>
          <w:trHeight w:val="241"/>
        </w:trPr>
        <w:tc>
          <w:tcPr>
            <w:tcW w:w="2040" w:type="dxa"/>
            <w:tcBorders>
              <w:bottom w:val="single" w:sz="4" w:space="0" w:color="000000"/>
              <w:right w:val="single" w:sz="4" w:space="0" w:color="000000"/>
            </w:tcBorders>
            <w:shd w:val="clear" w:color="auto" w:fill="F1F1F1"/>
          </w:tcPr>
          <w:p w14:paraId="3B0CB507"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71898FC7"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455DB503"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36F60756" w14:textId="77777777" w:rsidR="00F35EDA" w:rsidRPr="002D10B3" w:rsidRDefault="00F35EDA" w:rsidP="00FB05F9">
            <w:pPr>
              <w:keepNext/>
              <w:rPr>
                <w:lang w:val="en-ID"/>
              </w:rPr>
            </w:pPr>
          </w:p>
        </w:tc>
      </w:tr>
      <w:tr w:rsidR="00F35EDA" w:rsidRPr="002D10B3" w14:paraId="0AAFB6E6"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47ABCC5D"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24CBDF68"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3C466788"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73FEA292" w14:textId="77777777" w:rsidR="00F35EDA" w:rsidRPr="002D10B3" w:rsidRDefault="00F35EDA" w:rsidP="00FB05F9">
            <w:pPr>
              <w:keepNext/>
              <w:rPr>
                <w:lang w:val="en-ID"/>
              </w:rPr>
            </w:pPr>
            <w:r w:rsidRPr="002D10B3">
              <w:rPr>
                <w:lang w:val="en-ID"/>
              </w:rPr>
              <w:t>Châu Văn Mẫn</w:t>
            </w:r>
          </w:p>
        </w:tc>
      </w:tr>
      <w:tr w:rsidR="00F35EDA" w:rsidRPr="002D10B3" w14:paraId="71278432"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20852C6"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645C38C4"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0FA91F1"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7BDA31D" w14:textId="77777777" w:rsidR="00F35EDA" w:rsidRPr="002D10B3" w:rsidRDefault="00F35EDA" w:rsidP="00FB05F9">
            <w:pPr>
              <w:keepNext/>
              <w:rPr>
                <w:lang w:val="en-ID"/>
              </w:rPr>
            </w:pPr>
            <w:r w:rsidRPr="002D10B3">
              <w:rPr>
                <w:lang w:val="en-ID"/>
              </w:rPr>
              <w:t>02/12/2023</w:t>
            </w:r>
          </w:p>
        </w:tc>
      </w:tr>
      <w:tr w:rsidR="00F35EDA" w:rsidRPr="002D10B3" w14:paraId="4D1D7311"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14076B40"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7BAA3E1A" w14:textId="77777777" w:rsidR="00F35EDA" w:rsidRPr="002D10B3" w:rsidRDefault="00F35EDA" w:rsidP="00FB05F9">
            <w:pPr>
              <w:keepNext/>
              <w:rPr>
                <w:lang w:val="en-ID"/>
              </w:rPr>
            </w:pPr>
          </w:p>
        </w:tc>
      </w:tr>
      <w:tr w:rsidR="00F35EDA" w:rsidRPr="002D10B3" w14:paraId="78BBDDD8"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7DD42452"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4E825320" w14:textId="77777777" w:rsidR="00F35EDA" w:rsidRPr="002D10B3" w:rsidRDefault="00F35EDA" w:rsidP="00FB05F9">
            <w:pPr>
              <w:keepNext/>
              <w:rPr>
                <w:lang w:val="en-ID"/>
              </w:rPr>
            </w:pPr>
          </w:p>
        </w:tc>
      </w:tr>
      <w:tr w:rsidR="00F35EDA" w:rsidRPr="002D10B3" w14:paraId="00D8A0B6"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5A3AA4E6"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16D4E818" w14:textId="77777777" w:rsidR="00F35EDA" w:rsidRPr="002D10B3" w:rsidRDefault="00F35EDA" w:rsidP="00FB05F9">
            <w:pPr>
              <w:keepNext/>
              <w:rPr>
                <w:lang w:val="en-ID"/>
              </w:rPr>
            </w:pPr>
          </w:p>
        </w:tc>
      </w:tr>
      <w:tr w:rsidR="00F35EDA" w:rsidRPr="002D10B3" w14:paraId="322D8DF1"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19A1E3E"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6086E5DF" w14:textId="77777777" w:rsidR="00F35EDA" w:rsidRPr="002D10B3" w:rsidRDefault="00F35EDA" w:rsidP="00FB05F9">
            <w:pPr>
              <w:keepNext/>
              <w:rPr>
                <w:lang w:val="en-ID"/>
              </w:rPr>
            </w:pPr>
          </w:p>
        </w:tc>
      </w:tr>
      <w:tr w:rsidR="00F35EDA" w:rsidRPr="002D10B3" w14:paraId="0EC0DCE9"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18AB2454" w14:textId="77777777" w:rsidR="00F35EDA" w:rsidRPr="002D10B3" w:rsidRDefault="00F35EDA" w:rsidP="00FB05F9">
            <w:pPr>
              <w:keepNext/>
              <w:rPr>
                <w:b/>
                <w:bCs/>
                <w:lang w:val="en-ID"/>
              </w:rPr>
            </w:pPr>
            <w:r w:rsidRPr="002D10B3">
              <w:rPr>
                <w:b/>
                <w:bCs/>
                <w:lang w:val="en-ID"/>
              </w:rPr>
              <w:t>Luồng sự kiện chính</w:t>
            </w:r>
          </w:p>
          <w:p w14:paraId="789D72D1"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4B4AC6FE" w14:textId="77777777" w:rsidR="00F35EDA" w:rsidRPr="002D10B3" w:rsidRDefault="00F35EDA" w:rsidP="00FB05F9">
            <w:pPr>
              <w:keepNext/>
              <w:rPr>
                <w:lang w:val="en-ID"/>
              </w:rPr>
            </w:pPr>
          </w:p>
        </w:tc>
      </w:tr>
      <w:tr w:rsidR="00F35EDA" w:rsidRPr="002D10B3" w14:paraId="17C32925"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17E799EF"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2B091DA6" w14:textId="77777777" w:rsidR="00F35EDA" w:rsidRPr="002D10B3" w:rsidRDefault="00F35EDA" w:rsidP="00FB05F9">
            <w:pPr>
              <w:keepNext/>
              <w:rPr>
                <w:sz w:val="24"/>
                <w:szCs w:val="24"/>
                <w:lang w:val="en-ID"/>
              </w:rPr>
            </w:pPr>
          </w:p>
        </w:tc>
      </w:tr>
      <w:tr w:rsidR="00F35EDA" w:rsidRPr="002D10B3" w14:paraId="7480BCF6"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50E40FE"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EE00DDC" w14:textId="77777777" w:rsidR="00F35EDA" w:rsidRPr="002D10B3" w:rsidRDefault="00F35EDA" w:rsidP="00FB05F9">
            <w:pPr>
              <w:keepNext/>
              <w:rPr>
                <w:lang w:val="en-ID"/>
              </w:rPr>
            </w:pPr>
            <w:r w:rsidRPr="002D10B3">
              <w:rPr>
                <w:lang w:val="en-ID"/>
              </w:rPr>
              <w:t>Tốc độ</w:t>
            </w:r>
          </w:p>
        </w:tc>
      </w:tr>
      <w:tr w:rsidR="00F35EDA" w:rsidRPr="002D10B3" w14:paraId="1BD47B07" w14:textId="77777777" w:rsidTr="00FB05F9">
        <w:trPr>
          <w:trHeight w:val="56"/>
        </w:trPr>
        <w:tc>
          <w:tcPr>
            <w:tcW w:w="2040" w:type="dxa"/>
            <w:tcBorders>
              <w:top w:val="single" w:sz="4" w:space="0" w:color="000000"/>
              <w:right w:val="single" w:sz="4" w:space="0" w:color="000000"/>
            </w:tcBorders>
            <w:shd w:val="clear" w:color="auto" w:fill="F1F1F1"/>
          </w:tcPr>
          <w:p w14:paraId="09DE15F1"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7FC79AC" w14:textId="77777777" w:rsidR="00F35EDA" w:rsidRPr="002D10B3" w:rsidRDefault="00F35EDA" w:rsidP="00FB05F9">
            <w:pPr>
              <w:keepNext/>
              <w:rPr>
                <w:sz w:val="24"/>
                <w:szCs w:val="24"/>
                <w:lang w:val="en-ID"/>
              </w:rPr>
            </w:pPr>
          </w:p>
        </w:tc>
      </w:tr>
    </w:tbl>
    <w:p w14:paraId="0EED2B61" w14:textId="434C8489" w:rsidR="008A2672" w:rsidRPr="002D10B3" w:rsidRDefault="008A2672" w:rsidP="00F35EDA">
      <w:pPr>
        <w:pStyle w:val="Heading3"/>
        <w:numPr>
          <w:ilvl w:val="0"/>
          <w:numId w:val="0"/>
        </w:numPr>
      </w:pPr>
    </w:p>
    <w:p w14:paraId="2777DD5F" w14:textId="77777777" w:rsidR="00F35EDA" w:rsidRDefault="00F35EDA">
      <w:pPr>
        <w:rPr>
          <w:rFonts w:eastAsiaTheme="majorEastAsia" w:cstheme="majorBidi"/>
          <w:b/>
          <w:sz w:val="28"/>
          <w:szCs w:val="24"/>
        </w:rPr>
      </w:pPr>
      <w:r>
        <w:br w:type="page"/>
      </w:r>
    </w:p>
    <w:p w14:paraId="526505B7" w14:textId="77777777" w:rsidR="00F35EDA" w:rsidRPr="002D10B3" w:rsidRDefault="008A2672" w:rsidP="008A2672">
      <w:pPr>
        <w:pStyle w:val="Heading3"/>
      </w:pPr>
      <w:bookmarkStart w:id="133" w:name="_Toc153394258"/>
      <w:r>
        <w:lastRenderedPageBreak/>
        <w:t xml:space="preserve">Use case </w:t>
      </w:r>
      <w:r>
        <w:t>Xem lịch sử đơn hàng</w:t>
      </w:r>
      <w:bookmarkEnd w:id="133"/>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47EF88BC" w14:textId="77777777" w:rsidTr="00FB05F9">
        <w:trPr>
          <w:trHeight w:val="241"/>
        </w:trPr>
        <w:tc>
          <w:tcPr>
            <w:tcW w:w="2040" w:type="dxa"/>
            <w:tcBorders>
              <w:bottom w:val="single" w:sz="4" w:space="0" w:color="000000"/>
              <w:right w:val="single" w:sz="4" w:space="0" w:color="000000"/>
            </w:tcBorders>
            <w:shd w:val="clear" w:color="auto" w:fill="F1F1F1"/>
          </w:tcPr>
          <w:p w14:paraId="089930B9"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77EEEA9E"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23AB9F32"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0A06F4F1" w14:textId="77777777" w:rsidR="00F35EDA" w:rsidRPr="002D10B3" w:rsidRDefault="00F35EDA" w:rsidP="00FB05F9">
            <w:pPr>
              <w:keepNext/>
              <w:rPr>
                <w:lang w:val="en-ID"/>
              </w:rPr>
            </w:pPr>
          </w:p>
        </w:tc>
      </w:tr>
      <w:tr w:rsidR="00F35EDA" w:rsidRPr="002D10B3" w14:paraId="02CD2D08"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4B5D5D34"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57CD639D"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D736210"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4E85EC75" w14:textId="77777777" w:rsidR="00F35EDA" w:rsidRPr="002D10B3" w:rsidRDefault="00F35EDA" w:rsidP="00FB05F9">
            <w:pPr>
              <w:keepNext/>
              <w:rPr>
                <w:lang w:val="en-ID"/>
              </w:rPr>
            </w:pPr>
            <w:r w:rsidRPr="002D10B3">
              <w:rPr>
                <w:lang w:val="en-ID"/>
              </w:rPr>
              <w:t>Châu Văn Mẫn</w:t>
            </w:r>
          </w:p>
        </w:tc>
      </w:tr>
      <w:tr w:rsidR="00F35EDA" w:rsidRPr="002D10B3" w14:paraId="3C15E292"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4454E4C"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41D96A8A"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CD91210"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3E96D929" w14:textId="77777777" w:rsidR="00F35EDA" w:rsidRPr="002D10B3" w:rsidRDefault="00F35EDA" w:rsidP="00FB05F9">
            <w:pPr>
              <w:keepNext/>
              <w:rPr>
                <w:lang w:val="en-ID"/>
              </w:rPr>
            </w:pPr>
            <w:r w:rsidRPr="002D10B3">
              <w:rPr>
                <w:lang w:val="en-ID"/>
              </w:rPr>
              <w:t>02/12/2023</w:t>
            </w:r>
          </w:p>
        </w:tc>
      </w:tr>
      <w:tr w:rsidR="00F35EDA" w:rsidRPr="002D10B3" w14:paraId="70FF466B"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2EA1CB5D"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10037DD6" w14:textId="77777777" w:rsidR="00F35EDA" w:rsidRPr="002D10B3" w:rsidRDefault="00F35EDA" w:rsidP="00FB05F9">
            <w:pPr>
              <w:keepNext/>
              <w:rPr>
                <w:lang w:val="en-ID"/>
              </w:rPr>
            </w:pPr>
          </w:p>
        </w:tc>
      </w:tr>
      <w:tr w:rsidR="00F35EDA" w:rsidRPr="002D10B3" w14:paraId="48B8F40F"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0C3D623F"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9EEC99A" w14:textId="77777777" w:rsidR="00F35EDA" w:rsidRPr="002D10B3" w:rsidRDefault="00F35EDA" w:rsidP="00FB05F9">
            <w:pPr>
              <w:keepNext/>
              <w:rPr>
                <w:lang w:val="en-ID"/>
              </w:rPr>
            </w:pPr>
          </w:p>
        </w:tc>
      </w:tr>
      <w:tr w:rsidR="00F35EDA" w:rsidRPr="002D10B3" w14:paraId="7F33551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7A77B87D"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5DED99D4" w14:textId="77777777" w:rsidR="00F35EDA" w:rsidRPr="002D10B3" w:rsidRDefault="00F35EDA" w:rsidP="00FB05F9">
            <w:pPr>
              <w:keepNext/>
              <w:rPr>
                <w:lang w:val="en-ID"/>
              </w:rPr>
            </w:pPr>
          </w:p>
        </w:tc>
      </w:tr>
      <w:tr w:rsidR="00F35EDA" w:rsidRPr="002D10B3" w14:paraId="0C9230BA"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6F5570CF"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3BD59A6E" w14:textId="77777777" w:rsidR="00F35EDA" w:rsidRPr="002D10B3" w:rsidRDefault="00F35EDA" w:rsidP="00FB05F9">
            <w:pPr>
              <w:keepNext/>
              <w:rPr>
                <w:lang w:val="en-ID"/>
              </w:rPr>
            </w:pPr>
          </w:p>
        </w:tc>
      </w:tr>
      <w:tr w:rsidR="00F35EDA" w:rsidRPr="002D10B3" w14:paraId="5D414A69"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5F63FCFA" w14:textId="77777777" w:rsidR="00F35EDA" w:rsidRPr="002D10B3" w:rsidRDefault="00F35EDA" w:rsidP="00FB05F9">
            <w:pPr>
              <w:keepNext/>
              <w:rPr>
                <w:b/>
                <w:bCs/>
                <w:lang w:val="en-ID"/>
              </w:rPr>
            </w:pPr>
            <w:r w:rsidRPr="002D10B3">
              <w:rPr>
                <w:b/>
                <w:bCs/>
                <w:lang w:val="en-ID"/>
              </w:rPr>
              <w:t>Luồng sự kiện chính</w:t>
            </w:r>
          </w:p>
          <w:p w14:paraId="19ECDF82"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2F474C27" w14:textId="77777777" w:rsidR="00F35EDA" w:rsidRPr="002D10B3" w:rsidRDefault="00F35EDA" w:rsidP="00FB05F9">
            <w:pPr>
              <w:keepNext/>
              <w:rPr>
                <w:lang w:val="en-ID"/>
              </w:rPr>
            </w:pPr>
          </w:p>
        </w:tc>
      </w:tr>
      <w:tr w:rsidR="00F35EDA" w:rsidRPr="002D10B3" w14:paraId="72BC47E7"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2CD07A9C"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54FC6BB1" w14:textId="77777777" w:rsidR="00F35EDA" w:rsidRPr="002D10B3" w:rsidRDefault="00F35EDA" w:rsidP="00FB05F9">
            <w:pPr>
              <w:keepNext/>
              <w:rPr>
                <w:sz w:val="24"/>
                <w:szCs w:val="24"/>
                <w:lang w:val="en-ID"/>
              </w:rPr>
            </w:pPr>
          </w:p>
        </w:tc>
      </w:tr>
      <w:tr w:rsidR="00F35EDA" w:rsidRPr="002D10B3" w14:paraId="61BE1EE5"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C1F6A9F"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1C4A196D" w14:textId="77777777" w:rsidR="00F35EDA" w:rsidRPr="002D10B3" w:rsidRDefault="00F35EDA" w:rsidP="00FB05F9">
            <w:pPr>
              <w:keepNext/>
              <w:rPr>
                <w:lang w:val="en-ID"/>
              </w:rPr>
            </w:pPr>
            <w:r w:rsidRPr="002D10B3">
              <w:rPr>
                <w:lang w:val="en-ID"/>
              </w:rPr>
              <w:t>Tốc độ</w:t>
            </w:r>
          </w:p>
        </w:tc>
      </w:tr>
      <w:tr w:rsidR="00F35EDA" w:rsidRPr="002D10B3" w14:paraId="18531C34" w14:textId="77777777" w:rsidTr="00FB05F9">
        <w:trPr>
          <w:trHeight w:val="56"/>
        </w:trPr>
        <w:tc>
          <w:tcPr>
            <w:tcW w:w="2040" w:type="dxa"/>
            <w:tcBorders>
              <w:top w:val="single" w:sz="4" w:space="0" w:color="000000"/>
              <w:right w:val="single" w:sz="4" w:space="0" w:color="000000"/>
            </w:tcBorders>
            <w:shd w:val="clear" w:color="auto" w:fill="F1F1F1"/>
          </w:tcPr>
          <w:p w14:paraId="55B42F27"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7C81BD96" w14:textId="77777777" w:rsidR="00F35EDA" w:rsidRPr="002D10B3" w:rsidRDefault="00F35EDA" w:rsidP="00FB05F9">
            <w:pPr>
              <w:keepNext/>
              <w:rPr>
                <w:sz w:val="24"/>
                <w:szCs w:val="24"/>
                <w:lang w:val="en-ID"/>
              </w:rPr>
            </w:pPr>
          </w:p>
        </w:tc>
      </w:tr>
    </w:tbl>
    <w:p w14:paraId="7EBF43B9" w14:textId="4E87FF96" w:rsidR="008A2672" w:rsidRPr="002D10B3" w:rsidRDefault="008A2672" w:rsidP="00F35EDA">
      <w:pPr>
        <w:pStyle w:val="Heading3"/>
        <w:numPr>
          <w:ilvl w:val="0"/>
          <w:numId w:val="0"/>
        </w:numPr>
      </w:pPr>
    </w:p>
    <w:p w14:paraId="54479639" w14:textId="77777777" w:rsidR="00F35EDA" w:rsidRDefault="00F35EDA">
      <w:pPr>
        <w:rPr>
          <w:rFonts w:eastAsiaTheme="majorEastAsia" w:cstheme="majorBidi"/>
          <w:b/>
          <w:sz w:val="28"/>
          <w:szCs w:val="24"/>
        </w:rPr>
      </w:pPr>
      <w:r>
        <w:br w:type="page"/>
      </w:r>
    </w:p>
    <w:p w14:paraId="52A0DBAF" w14:textId="77777777" w:rsidR="00F35EDA" w:rsidRPr="002D10B3" w:rsidRDefault="008A2672" w:rsidP="008A2672">
      <w:pPr>
        <w:pStyle w:val="Heading3"/>
      </w:pPr>
      <w:bookmarkStart w:id="134" w:name="_Toc153394259"/>
      <w:r>
        <w:lastRenderedPageBreak/>
        <w:t xml:space="preserve">Use case </w:t>
      </w:r>
      <w:r>
        <w:t>Xem nhà xuất bản</w:t>
      </w:r>
      <w:bookmarkEnd w:id="134"/>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0963DA58" w14:textId="77777777" w:rsidTr="00FB05F9">
        <w:trPr>
          <w:trHeight w:val="241"/>
        </w:trPr>
        <w:tc>
          <w:tcPr>
            <w:tcW w:w="2040" w:type="dxa"/>
            <w:tcBorders>
              <w:bottom w:val="single" w:sz="4" w:space="0" w:color="000000"/>
              <w:right w:val="single" w:sz="4" w:space="0" w:color="000000"/>
            </w:tcBorders>
            <w:shd w:val="clear" w:color="auto" w:fill="F1F1F1"/>
          </w:tcPr>
          <w:p w14:paraId="0018A3C4"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4C4F4BDA"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191DC623"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2646E8F6" w14:textId="77777777" w:rsidR="00F35EDA" w:rsidRPr="002D10B3" w:rsidRDefault="00F35EDA" w:rsidP="00FB05F9">
            <w:pPr>
              <w:keepNext/>
              <w:rPr>
                <w:lang w:val="en-ID"/>
              </w:rPr>
            </w:pPr>
          </w:p>
        </w:tc>
      </w:tr>
      <w:tr w:rsidR="00F35EDA" w:rsidRPr="002D10B3" w14:paraId="44D78F1A"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56BC258E"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0AF98C49"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2877BE0"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42A8126C" w14:textId="77777777" w:rsidR="00F35EDA" w:rsidRPr="002D10B3" w:rsidRDefault="00F35EDA" w:rsidP="00FB05F9">
            <w:pPr>
              <w:keepNext/>
              <w:rPr>
                <w:lang w:val="en-ID"/>
              </w:rPr>
            </w:pPr>
            <w:r w:rsidRPr="002D10B3">
              <w:rPr>
                <w:lang w:val="en-ID"/>
              </w:rPr>
              <w:t>Châu Văn Mẫn</w:t>
            </w:r>
          </w:p>
        </w:tc>
      </w:tr>
      <w:tr w:rsidR="00F35EDA" w:rsidRPr="002D10B3" w14:paraId="35AF378E"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1C99B86E"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50452196"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0726583A"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65136FA7" w14:textId="77777777" w:rsidR="00F35EDA" w:rsidRPr="002D10B3" w:rsidRDefault="00F35EDA" w:rsidP="00FB05F9">
            <w:pPr>
              <w:keepNext/>
              <w:rPr>
                <w:lang w:val="en-ID"/>
              </w:rPr>
            </w:pPr>
            <w:r w:rsidRPr="002D10B3">
              <w:rPr>
                <w:lang w:val="en-ID"/>
              </w:rPr>
              <w:t>02/12/2023</w:t>
            </w:r>
          </w:p>
        </w:tc>
      </w:tr>
      <w:tr w:rsidR="00F35EDA" w:rsidRPr="002D10B3" w14:paraId="0115B818"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1DF30CEB"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10434E0B" w14:textId="77777777" w:rsidR="00F35EDA" w:rsidRPr="002D10B3" w:rsidRDefault="00F35EDA" w:rsidP="00FB05F9">
            <w:pPr>
              <w:keepNext/>
              <w:rPr>
                <w:lang w:val="en-ID"/>
              </w:rPr>
            </w:pPr>
          </w:p>
        </w:tc>
      </w:tr>
      <w:tr w:rsidR="00F35EDA" w:rsidRPr="002D10B3" w14:paraId="14B343C0"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394417C2"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0450394F" w14:textId="77777777" w:rsidR="00F35EDA" w:rsidRPr="002D10B3" w:rsidRDefault="00F35EDA" w:rsidP="00FB05F9">
            <w:pPr>
              <w:keepNext/>
              <w:rPr>
                <w:lang w:val="en-ID"/>
              </w:rPr>
            </w:pPr>
          </w:p>
        </w:tc>
      </w:tr>
      <w:tr w:rsidR="00F35EDA" w:rsidRPr="002D10B3" w14:paraId="3E4EBBD9"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3C3ACB22"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368F9B8A" w14:textId="77777777" w:rsidR="00F35EDA" w:rsidRPr="002D10B3" w:rsidRDefault="00F35EDA" w:rsidP="00FB05F9">
            <w:pPr>
              <w:keepNext/>
              <w:rPr>
                <w:lang w:val="en-ID"/>
              </w:rPr>
            </w:pPr>
          </w:p>
        </w:tc>
      </w:tr>
      <w:tr w:rsidR="00F35EDA" w:rsidRPr="002D10B3" w14:paraId="56FB8D23"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6D894EF1"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47A66EF5" w14:textId="77777777" w:rsidR="00F35EDA" w:rsidRPr="002D10B3" w:rsidRDefault="00F35EDA" w:rsidP="00FB05F9">
            <w:pPr>
              <w:keepNext/>
              <w:rPr>
                <w:lang w:val="en-ID"/>
              </w:rPr>
            </w:pPr>
          </w:p>
        </w:tc>
      </w:tr>
      <w:tr w:rsidR="00F35EDA" w:rsidRPr="002D10B3" w14:paraId="0AB4F80A"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0B625348" w14:textId="77777777" w:rsidR="00F35EDA" w:rsidRPr="002D10B3" w:rsidRDefault="00F35EDA" w:rsidP="00FB05F9">
            <w:pPr>
              <w:keepNext/>
              <w:rPr>
                <w:b/>
                <w:bCs/>
                <w:lang w:val="en-ID"/>
              </w:rPr>
            </w:pPr>
            <w:r w:rsidRPr="002D10B3">
              <w:rPr>
                <w:b/>
                <w:bCs/>
                <w:lang w:val="en-ID"/>
              </w:rPr>
              <w:t>Luồng sự kiện chính</w:t>
            </w:r>
          </w:p>
          <w:p w14:paraId="5621A348"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6381EED9" w14:textId="77777777" w:rsidR="00F35EDA" w:rsidRPr="002D10B3" w:rsidRDefault="00F35EDA" w:rsidP="00FB05F9">
            <w:pPr>
              <w:keepNext/>
              <w:rPr>
                <w:lang w:val="en-ID"/>
              </w:rPr>
            </w:pPr>
          </w:p>
        </w:tc>
      </w:tr>
      <w:tr w:rsidR="00F35EDA" w:rsidRPr="002D10B3" w14:paraId="4053A2AA"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5B9C5F1D"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18F9C051" w14:textId="77777777" w:rsidR="00F35EDA" w:rsidRPr="002D10B3" w:rsidRDefault="00F35EDA" w:rsidP="00FB05F9">
            <w:pPr>
              <w:keepNext/>
              <w:rPr>
                <w:sz w:val="24"/>
                <w:szCs w:val="24"/>
                <w:lang w:val="en-ID"/>
              </w:rPr>
            </w:pPr>
          </w:p>
        </w:tc>
      </w:tr>
      <w:tr w:rsidR="00F35EDA" w:rsidRPr="002D10B3" w14:paraId="1FE5D5F3"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63943949"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48668414" w14:textId="77777777" w:rsidR="00F35EDA" w:rsidRPr="002D10B3" w:rsidRDefault="00F35EDA" w:rsidP="00FB05F9">
            <w:pPr>
              <w:keepNext/>
              <w:rPr>
                <w:lang w:val="en-ID"/>
              </w:rPr>
            </w:pPr>
            <w:r w:rsidRPr="002D10B3">
              <w:rPr>
                <w:lang w:val="en-ID"/>
              </w:rPr>
              <w:t>Tốc độ</w:t>
            </w:r>
          </w:p>
        </w:tc>
      </w:tr>
      <w:tr w:rsidR="00F35EDA" w:rsidRPr="002D10B3" w14:paraId="54554D0E" w14:textId="77777777" w:rsidTr="00FB05F9">
        <w:trPr>
          <w:trHeight w:val="56"/>
        </w:trPr>
        <w:tc>
          <w:tcPr>
            <w:tcW w:w="2040" w:type="dxa"/>
            <w:tcBorders>
              <w:top w:val="single" w:sz="4" w:space="0" w:color="000000"/>
              <w:right w:val="single" w:sz="4" w:space="0" w:color="000000"/>
            </w:tcBorders>
            <w:shd w:val="clear" w:color="auto" w:fill="F1F1F1"/>
          </w:tcPr>
          <w:p w14:paraId="4F4D8738"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6C49552B" w14:textId="77777777" w:rsidR="00F35EDA" w:rsidRPr="002D10B3" w:rsidRDefault="00F35EDA" w:rsidP="00FB05F9">
            <w:pPr>
              <w:keepNext/>
              <w:rPr>
                <w:sz w:val="24"/>
                <w:szCs w:val="24"/>
                <w:lang w:val="en-ID"/>
              </w:rPr>
            </w:pPr>
          </w:p>
        </w:tc>
      </w:tr>
    </w:tbl>
    <w:p w14:paraId="35E3F574" w14:textId="6BB9D157" w:rsidR="008A2672" w:rsidRPr="002D10B3" w:rsidRDefault="008A2672" w:rsidP="00F35EDA">
      <w:pPr>
        <w:pStyle w:val="Heading3"/>
        <w:numPr>
          <w:ilvl w:val="0"/>
          <w:numId w:val="0"/>
        </w:numPr>
      </w:pPr>
    </w:p>
    <w:p w14:paraId="122A1E93" w14:textId="77777777" w:rsidR="00F35EDA" w:rsidRDefault="00F35EDA">
      <w:pPr>
        <w:rPr>
          <w:rFonts w:eastAsiaTheme="majorEastAsia" w:cstheme="majorBidi"/>
          <w:b/>
          <w:sz w:val="28"/>
          <w:szCs w:val="24"/>
        </w:rPr>
      </w:pPr>
      <w:r>
        <w:br w:type="page"/>
      </w:r>
    </w:p>
    <w:p w14:paraId="2D10CFC8" w14:textId="77777777" w:rsidR="00F35EDA" w:rsidRPr="002D10B3" w:rsidRDefault="008A2672" w:rsidP="008A2672">
      <w:pPr>
        <w:pStyle w:val="Heading3"/>
      </w:pPr>
      <w:bookmarkStart w:id="135" w:name="_Toc153394260"/>
      <w:r>
        <w:lastRenderedPageBreak/>
        <w:t xml:space="preserve">Use case </w:t>
      </w:r>
      <w:r>
        <w:t>Xem giỏ hàng</w:t>
      </w:r>
      <w:bookmarkEnd w:id="135"/>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1A094DFB" w14:textId="77777777" w:rsidTr="00FB05F9">
        <w:trPr>
          <w:trHeight w:val="241"/>
        </w:trPr>
        <w:tc>
          <w:tcPr>
            <w:tcW w:w="2040" w:type="dxa"/>
            <w:tcBorders>
              <w:bottom w:val="single" w:sz="4" w:space="0" w:color="000000"/>
              <w:right w:val="single" w:sz="4" w:space="0" w:color="000000"/>
            </w:tcBorders>
            <w:shd w:val="clear" w:color="auto" w:fill="F1F1F1"/>
          </w:tcPr>
          <w:p w14:paraId="78FFFB4D"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0F58BC66"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5A405F9B"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72A0B33E" w14:textId="77777777" w:rsidR="00F35EDA" w:rsidRPr="002D10B3" w:rsidRDefault="00F35EDA" w:rsidP="00FB05F9">
            <w:pPr>
              <w:keepNext/>
              <w:rPr>
                <w:lang w:val="en-ID"/>
              </w:rPr>
            </w:pPr>
          </w:p>
        </w:tc>
      </w:tr>
      <w:tr w:rsidR="00F35EDA" w:rsidRPr="002D10B3" w14:paraId="7914FC65"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720164C8"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3A843B40"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DE1E3FB"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5DF41D4D" w14:textId="77777777" w:rsidR="00F35EDA" w:rsidRPr="002D10B3" w:rsidRDefault="00F35EDA" w:rsidP="00FB05F9">
            <w:pPr>
              <w:keepNext/>
              <w:rPr>
                <w:lang w:val="en-ID"/>
              </w:rPr>
            </w:pPr>
            <w:r w:rsidRPr="002D10B3">
              <w:rPr>
                <w:lang w:val="en-ID"/>
              </w:rPr>
              <w:t>Châu Văn Mẫn</w:t>
            </w:r>
          </w:p>
        </w:tc>
      </w:tr>
      <w:tr w:rsidR="00F35EDA" w:rsidRPr="002D10B3" w14:paraId="72B2EE82"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35239E56"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327E1598"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A0F4595"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26ED250B" w14:textId="77777777" w:rsidR="00F35EDA" w:rsidRPr="002D10B3" w:rsidRDefault="00F35EDA" w:rsidP="00FB05F9">
            <w:pPr>
              <w:keepNext/>
              <w:rPr>
                <w:lang w:val="en-ID"/>
              </w:rPr>
            </w:pPr>
            <w:r w:rsidRPr="002D10B3">
              <w:rPr>
                <w:lang w:val="en-ID"/>
              </w:rPr>
              <w:t>02/12/2023</w:t>
            </w:r>
          </w:p>
        </w:tc>
      </w:tr>
      <w:tr w:rsidR="00F35EDA" w:rsidRPr="002D10B3" w14:paraId="01FA495E"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5574F76C"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0344D05E" w14:textId="77777777" w:rsidR="00F35EDA" w:rsidRPr="002D10B3" w:rsidRDefault="00F35EDA" w:rsidP="00FB05F9">
            <w:pPr>
              <w:keepNext/>
              <w:rPr>
                <w:lang w:val="en-ID"/>
              </w:rPr>
            </w:pPr>
          </w:p>
        </w:tc>
      </w:tr>
      <w:tr w:rsidR="00F35EDA" w:rsidRPr="002D10B3" w14:paraId="0CB84A18"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79DD5CDC"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3C406039" w14:textId="77777777" w:rsidR="00F35EDA" w:rsidRPr="002D10B3" w:rsidRDefault="00F35EDA" w:rsidP="00FB05F9">
            <w:pPr>
              <w:keepNext/>
              <w:rPr>
                <w:lang w:val="en-ID"/>
              </w:rPr>
            </w:pPr>
          </w:p>
        </w:tc>
      </w:tr>
      <w:tr w:rsidR="00F35EDA" w:rsidRPr="002D10B3" w14:paraId="0EC72158"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4FF36F7"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1DEC56B5" w14:textId="77777777" w:rsidR="00F35EDA" w:rsidRPr="002D10B3" w:rsidRDefault="00F35EDA" w:rsidP="00FB05F9">
            <w:pPr>
              <w:keepNext/>
              <w:rPr>
                <w:lang w:val="en-ID"/>
              </w:rPr>
            </w:pPr>
          </w:p>
        </w:tc>
      </w:tr>
      <w:tr w:rsidR="00F35EDA" w:rsidRPr="002D10B3" w14:paraId="623F0558"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856DA4E"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070191B2" w14:textId="77777777" w:rsidR="00F35EDA" w:rsidRPr="002D10B3" w:rsidRDefault="00F35EDA" w:rsidP="00FB05F9">
            <w:pPr>
              <w:keepNext/>
              <w:rPr>
                <w:lang w:val="en-ID"/>
              </w:rPr>
            </w:pPr>
          </w:p>
        </w:tc>
      </w:tr>
      <w:tr w:rsidR="00F35EDA" w:rsidRPr="002D10B3" w14:paraId="194006B7"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26BCFD34" w14:textId="77777777" w:rsidR="00F35EDA" w:rsidRPr="002D10B3" w:rsidRDefault="00F35EDA" w:rsidP="00FB05F9">
            <w:pPr>
              <w:keepNext/>
              <w:rPr>
                <w:b/>
                <w:bCs/>
                <w:lang w:val="en-ID"/>
              </w:rPr>
            </w:pPr>
            <w:r w:rsidRPr="002D10B3">
              <w:rPr>
                <w:b/>
                <w:bCs/>
                <w:lang w:val="en-ID"/>
              </w:rPr>
              <w:t>Luồng sự kiện chính</w:t>
            </w:r>
          </w:p>
          <w:p w14:paraId="3B4A6D83"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31580837" w14:textId="77777777" w:rsidR="00F35EDA" w:rsidRPr="002D10B3" w:rsidRDefault="00F35EDA" w:rsidP="00FB05F9">
            <w:pPr>
              <w:keepNext/>
              <w:rPr>
                <w:lang w:val="en-ID"/>
              </w:rPr>
            </w:pPr>
          </w:p>
        </w:tc>
      </w:tr>
      <w:tr w:rsidR="00F35EDA" w:rsidRPr="002D10B3" w14:paraId="35CC1D5B"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484E6110"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01EE80B4" w14:textId="77777777" w:rsidR="00F35EDA" w:rsidRPr="002D10B3" w:rsidRDefault="00F35EDA" w:rsidP="00FB05F9">
            <w:pPr>
              <w:keepNext/>
              <w:rPr>
                <w:sz w:val="24"/>
                <w:szCs w:val="24"/>
                <w:lang w:val="en-ID"/>
              </w:rPr>
            </w:pPr>
          </w:p>
        </w:tc>
      </w:tr>
      <w:tr w:rsidR="00F35EDA" w:rsidRPr="002D10B3" w14:paraId="21EF2A56"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728F0D17"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4F624D0" w14:textId="77777777" w:rsidR="00F35EDA" w:rsidRPr="002D10B3" w:rsidRDefault="00F35EDA" w:rsidP="00FB05F9">
            <w:pPr>
              <w:keepNext/>
              <w:rPr>
                <w:lang w:val="en-ID"/>
              </w:rPr>
            </w:pPr>
            <w:r w:rsidRPr="002D10B3">
              <w:rPr>
                <w:lang w:val="en-ID"/>
              </w:rPr>
              <w:t>Tốc độ</w:t>
            </w:r>
          </w:p>
        </w:tc>
      </w:tr>
      <w:tr w:rsidR="00F35EDA" w:rsidRPr="002D10B3" w14:paraId="673B6A53" w14:textId="77777777" w:rsidTr="00FB05F9">
        <w:trPr>
          <w:trHeight w:val="56"/>
        </w:trPr>
        <w:tc>
          <w:tcPr>
            <w:tcW w:w="2040" w:type="dxa"/>
            <w:tcBorders>
              <w:top w:val="single" w:sz="4" w:space="0" w:color="000000"/>
              <w:right w:val="single" w:sz="4" w:space="0" w:color="000000"/>
            </w:tcBorders>
            <w:shd w:val="clear" w:color="auto" w:fill="F1F1F1"/>
          </w:tcPr>
          <w:p w14:paraId="6F37F8EF"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5155E4E8" w14:textId="77777777" w:rsidR="00F35EDA" w:rsidRPr="002D10B3" w:rsidRDefault="00F35EDA" w:rsidP="00FB05F9">
            <w:pPr>
              <w:keepNext/>
              <w:rPr>
                <w:sz w:val="24"/>
                <w:szCs w:val="24"/>
                <w:lang w:val="en-ID"/>
              </w:rPr>
            </w:pPr>
          </w:p>
        </w:tc>
      </w:tr>
    </w:tbl>
    <w:p w14:paraId="796DA2D7" w14:textId="792C2192" w:rsidR="008A2672" w:rsidRPr="002D10B3" w:rsidRDefault="008A2672" w:rsidP="00F35EDA">
      <w:pPr>
        <w:pStyle w:val="Heading3"/>
        <w:numPr>
          <w:ilvl w:val="0"/>
          <w:numId w:val="0"/>
        </w:numPr>
        <w:ind w:left="1080"/>
      </w:pPr>
    </w:p>
    <w:p w14:paraId="5A71D6FD" w14:textId="77777777" w:rsidR="00F35EDA" w:rsidRDefault="00F35EDA">
      <w:pPr>
        <w:rPr>
          <w:rFonts w:eastAsiaTheme="majorEastAsia" w:cstheme="majorBidi"/>
          <w:b/>
          <w:sz w:val="28"/>
          <w:szCs w:val="24"/>
        </w:rPr>
      </w:pPr>
      <w:r>
        <w:br w:type="page"/>
      </w:r>
    </w:p>
    <w:p w14:paraId="77F9EDA3" w14:textId="77777777" w:rsidR="00F35EDA" w:rsidRPr="002D10B3" w:rsidRDefault="008A2672" w:rsidP="008A2672">
      <w:pPr>
        <w:pStyle w:val="Heading3"/>
      </w:pPr>
      <w:bookmarkStart w:id="136" w:name="_Toc153394261"/>
      <w:r>
        <w:lastRenderedPageBreak/>
        <w:t xml:space="preserve">Use case </w:t>
      </w:r>
      <w:r>
        <w:t>Thêm sách vào giỏ hàng</w:t>
      </w:r>
      <w:bookmarkEnd w:id="136"/>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0733E366" w14:textId="77777777" w:rsidTr="00FB05F9">
        <w:trPr>
          <w:trHeight w:val="241"/>
        </w:trPr>
        <w:tc>
          <w:tcPr>
            <w:tcW w:w="2040" w:type="dxa"/>
            <w:tcBorders>
              <w:bottom w:val="single" w:sz="4" w:space="0" w:color="000000"/>
              <w:right w:val="single" w:sz="4" w:space="0" w:color="000000"/>
            </w:tcBorders>
            <w:shd w:val="clear" w:color="auto" w:fill="F1F1F1"/>
          </w:tcPr>
          <w:p w14:paraId="4A1E8AEA"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0C400DD"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4A61C732"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2423A9C0" w14:textId="77777777" w:rsidR="00F35EDA" w:rsidRPr="002D10B3" w:rsidRDefault="00F35EDA" w:rsidP="00FB05F9">
            <w:pPr>
              <w:keepNext/>
              <w:rPr>
                <w:lang w:val="en-ID"/>
              </w:rPr>
            </w:pPr>
          </w:p>
        </w:tc>
      </w:tr>
      <w:tr w:rsidR="00F35EDA" w:rsidRPr="002D10B3" w14:paraId="451F04E5"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6CA77FD1"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0DF64DE"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452D80E0"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7DB5DE53" w14:textId="77777777" w:rsidR="00F35EDA" w:rsidRPr="002D10B3" w:rsidRDefault="00F35EDA" w:rsidP="00FB05F9">
            <w:pPr>
              <w:keepNext/>
              <w:rPr>
                <w:lang w:val="en-ID"/>
              </w:rPr>
            </w:pPr>
            <w:r w:rsidRPr="002D10B3">
              <w:rPr>
                <w:lang w:val="en-ID"/>
              </w:rPr>
              <w:t>Châu Văn Mẫn</w:t>
            </w:r>
          </w:p>
        </w:tc>
      </w:tr>
      <w:tr w:rsidR="00F35EDA" w:rsidRPr="002D10B3" w14:paraId="249744CA"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20BB103"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2592A88B"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065897EB"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0FC8C76C" w14:textId="77777777" w:rsidR="00F35EDA" w:rsidRPr="002D10B3" w:rsidRDefault="00F35EDA" w:rsidP="00FB05F9">
            <w:pPr>
              <w:keepNext/>
              <w:rPr>
                <w:lang w:val="en-ID"/>
              </w:rPr>
            </w:pPr>
            <w:r w:rsidRPr="002D10B3">
              <w:rPr>
                <w:lang w:val="en-ID"/>
              </w:rPr>
              <w:t>02/12/2023</w:t>
            </w:r>
          </w:p>
        </w:tc>
      </w:tr>
      <w:tr w:rsidR="00F35EDA" w:rsidRPr="002D10B3" w14:paraId="55A9CE9B"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5A36C8F5"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02C8351A" w14:textId="77777777" w:rsidR="00F35EDA" w:rsidRPr="002D10B3" w:rsidRDefault="00F35EDA" w:rsidP="00FB05F9">
            <w:pPr>
              <w:keepNext/>
              <w:rPr>
                <w:lang w:val="en-ID"/>
              </w:rPr>
            </w:pPr>
          </w:p>
        </w:tc>
      </w:tr>
      <w:tr w:rsidR="00F35EDA" w:rsidRPr="002D10B3" w14:paraId="73B206F6"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6E67F7EF"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259F84AF" w14:textId="77777777" w:rsidR="00F35EDA" w:rsidRPr="002D10B3" w:rsidRDefault="00F35EDA" w:rsidP="00FB05F9">
            <w:pPr>
              <w:keepNext/>
              <w:rPr>
                <w:lang w:val="en-ID"/>
              </w:rPr>
            </w:pPr>
          </w:p>
        </w:tc>
      </w:tr>
      <w:tr w:rsidR="00F35EDA" w:rsidRPr="002D10B3" w14:paraId="2F064F75"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FC1FFF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208525C2" w14:textId="77777777" w:rsidR="00F35EDA" w:rsidRPr="002D10B3" w:rsidRDefault="00F35EDA" w:rsidP="00FB05F9">
            <w:pPr>
              <w:keepNext/>
              <w:rPr>
                <w:lang w:val="en-ID"/>
              </w:rPr>
            </w:pPr>
          </w:p>
        </w:tc>
      </w:tr>
      <w:tr w:rsidR="00F35EDA" w:rsidRPr="002D10B3" w14:paraId="0DD160AC"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2022F606"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784518B2" w14:textId="77777777" w:rsidR="00F35EDA" w:rsidRPr="002D10B3" w:rsidRDefault="00F35EDA" w:rsidP="00FB05F9">
            <w:pPr>
              <w:keepNext/>
              <w:rPr>
                <w:lang w:val="en-ID"/>
              </w:rPr>
            </w:pPr>
          </w:p>
        </w:tc>
      </w:tr>
      <w:tr w:rsidR="00F35EDA" w:rsidRPr="002D10B3" w14:paraId="12BA2D7B"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347671A3" w14:textId="77777777" w:rsidR="00F35EDA" w:rsidRPr="002D10B3" w:rsidRDefault="00F35EDA" w:rsidP="00FB05F9">
            <w:pPr>
              <w:keepNext/>
              <w:rPr>
                <w:b/>
                <w:bCs/>
                <w:lang w:val="en-ID"/>
              </w:rPr>
            </w:pPr>
            <w:r w:rsidRPr="002D10B3">
              <w:rPr>
                <w:b/>
                <w:bCs/>
                <w:lang w:val="en-ID"/>
              </w:rPr>
              <w:t>Luồng sự kiện chính</w:t>
            </w:r>
          </w:p>
          <w:p w14:paraId="3EF25B2C"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72A08278" w14:textId="77777777" w:rsidR="00F35EDA" w:rsidRPr="002D10B3" w:rsidRDefault="00F35EDA" w:rsidP="00FB05F9">
            <w:pPr>
              <w:keepNext/>
              <w:rPr>
                <w:lang w:val="en-ID"/>
              </w:rPr>
            </w:pPr>
          </w:p>
        </w:tc>
      </w:tr>
      <w:tr w:rsidR="00F35EDA" w:rsidRPr="002D10B3" w14:paraId="26E4E214"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0B6F9324"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526C7C2E" w14:textId="77777777" w:rsidR="00F35EDA" w:rsidRPr="002D10B3" w:rsidRDefault="00F35EDA" w:rsidP="00FB05F9">
            <w:pPr>
              <w:keepNext/>
              <w:rPr>
                <w:sz w:val="24"/>
                <w:szCs w:val="24"/>
                <w:lang w:val="en-ID"/>
              </w:rPr>
            </w:pPr>
          </w:p>
        </w:tc>
      </w:tr>
      <w:tr w:rsidR="00F35EDA" w:rsidRPr="002D10B3" w14:paraId="70B4B805"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5C1EC4A"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6B92903F" w14:textId="77777777" w:rsidR="00F35EDA" w:rsidRPr="002D10B3" w:rsidRDefault="00F35EDA" w:rsidP="00FB05F9">
            <w:pPr>
              <w:keepNext/>
              <w:rPr>
                <w:lang w:val="en-ID"/>
              </w:rPr>
            </w:pPr>
            <w:r w:rsidRPr="002D10B3">
              <w:rPr>
                <w:lang w:val="en-ID"/>
              </w:rPr>
              <w:t>Tốc độ</w:t>
            </w:r>
          </w:p>
        </w:tc>
      </w:tr>
      <w:tr w:rsidR="00F35EDA" w:rsidRPr="002D10B3" w14:paraId="4801C42B" w14:textId="77777777" w:rsidTr="00FB05F9">
        <w:trPr>
          <w:trHeight w:val="56"/>
        </w:trPr>
        <w:tc>
          <w:tcPr>
            <w:tcW w:w="2040" w:type="dxa"/>
            <w:tcBorders>
              <w:top w:val="single" w:sz="4" w:space="0" w:color="000000"/>
              <w:right w:val="single" w:sz="4" w:space="0" w:color="000000"/>
            </w:tcBorders>
            <w:shd w:val="clear" w:color="auto" w:fill="F1F1F1"/>
          </w:tcPr>
          <w:p w14:paraId="600490D3"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A34D5FB" w14:textId="77777777" w:rsidR="00F35EDA" w:rsidRPr="002D10B3" w:rsidRDefault="00F35EDA" w:rsidP="00FB05F9">
            <w:pPr>
              <w:keepNext/>
              <w:rPr>
                <w:sz w:val="24"/>
                <w:szCs w:val="24"/>
                <w:lang w:val="en-ID"/>
              </w:rPr>
            </w:pPr>
          </w:p>
        </w:tc>
      </w:tr>
    </w:tbl>
    <w:p w14:paraId="7C537EEA" w14:textId="2DD8F9F5" w:rsidR="008A2672" w:rsidRPr="002D10B3" w:rsidRDefault="008A2672" w:rsidP="00F35EDA">
      <w:pPr>
        <w:pStyle w:val="Heading3"/>
        <w:numPr>
          <w:ilvl w:val="0"/>
          <w:numId w:val="0"/>
        </w:numPr>
        <w:ind w:left="1080"/>
      </w:pPr>
    </w:p>
    <w:p w14:paraId="3F782293" w14:textId="77777777" w:rsidR="00F35EDA" w:rsidRDefault="00F35EDA">
      <w:pPr>
        <w:rPr>
          <w:rFonts w:eastAsiaTheme="majorEastAsia" w:cstheme="majorBidi"/>
          <w:b/>
          <w:sz w:val="28"/>
          <w:szCs w:val="24"/>
        </w:rPr>
      </w:pPr>
      <w:r>
        <w:br w:type="page"/>
      </w:r>
    </w:p>
    <w:p w14:paraId="121E6D0D" w14:textId="77777777" w:rsidR="00F35EDA" w:rsidRPr="002D10B3" w:rsidRDefault="008A2672" w:rsidP="008A2672">
      <w:pPr>
        <w:pStyle w:val="Heading3"/>
      </w:pPr>
      <w:bookmarkStart w:id="137" w:name="_Toc153394262"/>
      <w:r>
        <w:lastRenderedPageBreak/>
        <w:t xml:space="preserve">Use case </w:t>
      </w:r>
      <w:r>
        <w:t>Xóa sách khỏi giỏ hàng</w:t>
      </w:r>
      <w:bookmarkEnd w:id="137"/>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021EB4F5" w14:textId="77777777" w:rsidTr="00FB05F9">
        <w:trPr>
          <w:trHeight w:val="241"/>
        </w:trPr>
        <w:tc>
          <w:tcPr>
            <w:tcW w:w="2040" w:type="dxa"/>
            <w:tcBorders>
              <w:bottom w:val="single" w:sz="4" w:space="0" w:color="000000"/>
              <w:right w:val="single" w:sz="4" w:space="0" w:color="000000"/>
            </w:tcBorders>
            <w:shd w:val="clear" w:color="auto" w:fill="F1F1F1"/>
          </w:tcPr>
          <w:p w14:paraId="344A33BC"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1DAF8CFD"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72C089A4"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5F6D6092" w14:textId="77777777" w:rsidR="00F35EDA" w:rsidRPr="002D10B3" w:rsidRDefault="00F35EDA" w:rsidP="00FB05F9">
            <w:pPr>
              <w:keepNext/>
              <w:rPr>
                <w:lang w:val="en-ID"/>
              </w:rPr>
            </w:pPr>
          </w:p>
        </w:tc>
      </w:tr>
      <w:tr w:rsidR="00F35EDA" w:rsidRPr="002D10B3" w14:paraId="5CD36320"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6F10CE67"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72CB367C"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8F6278F"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1658842D" w14:textId="77777777" w:rsidR="00F35EDA" w:rsidRPr="002D10B3" w:rsidRDefault="00F35EDA" w:rsidP="00FB05F9">
            <w:pPr>
              <w:keepNext/>
              <w:rPr>
                <w:lang w:val="en-ID"/>
              </w:rPr>
            </w:pPr>
            <w:r w:rsidRPr="002D10B3">
              <w:rPr>
                <w:lang w:val="en-ID"/>
              </w:rPr>
              <w:t>Châu Văn Mẫn</w:t>
            </w:r>
          </w:p>
        </w:tc>
      </w:tr>
      <w:tr w:rsidR="00F35EDA" w:rsidRPr="002D10B3" w14:paraId="25E0C4B7"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348EA5FB"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5F82627A"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808C96C"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74240BAC" w14:textId="77777777" w:rsidR="00F35EDA" w:rsidRPr="002D10B3" w:rsidRDefault="00F35EDA" w:rsidP="00FB05F9">
            <w:pPr>
              <w:keepNext/>
              <w:rPr>
                <w:lang w:val="en-ID"/>
              </w:rPr>
            </w:pPr>
            <w:r w:rsidRPr="002D10B3">
              <w:rPr>
                <w:lang w:val="en-ID"/>
              </w:rPr>
              <w:t>02/12/2023</w:t>
            </w:r>
          </w:p>
        </w:tc>
      </w:tr>
      <w:tr w:rsidR="00F35EDA" w:rsidRPr="002D10B3" w14:paraId="0FBF5930"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3AE76471"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5A051339" w14:textId="77777777" w:rsidR="00F35EDA" w:rsidRPr="002D10B3" w:rsidRDefault="00F35EDA" w:rsidP="00FB05F9">
            <w:pPr>
              <w:keepNext/>
              <w:rPr>
                <w:lang w:val="en-ID"/>
              </w:rPr>
            </w:pPr>
          </w:p>
        </w:tc>
      </w:tr>
      <w:tr w:rsidR="00F35EDA" w:rsidRPr="002D10B3" w14:paraId="44941A3D"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3ACD33FF"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6D5081E5" w14:textId="77777777" w:rsidR="00F35EDA" w:rsidRPr="002D10B3" w:rsidRDefault="00F35EDA" w:rsidP="00FB05F9">
            <w:pPr>
              <w:keepNext/>
              <w:rPr>
                <w:lang w:val="en-ID"/>
              </w:rPr>
            </w:pPr>
          </w:p>
        </w:tc>
      </w:tr>
      <w:tr w:rsidR="00F35EDA" w:rsidRPr="002D10B3" w14:paraId="4FEC98C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0BF6D4E"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4AD10654" w14:textId="77777777" w:rsidR="00F35EDA" w:rsidRPr="002D10B3" w:rsidRDefault="00F35EDA" w:rsidP="00FB05F9">
            <w:pPr>
              <w:keepNext/>
              <w:rPr>
                <w:lang w:val="en-ID"/>
              </w:rPr>
            </w:pPr>
          </w:p>
        </w:tc>
      </w:tr>
      <w:tr w:rsidR="00F35EDA" w:rsidRPr="002D10B3" w14:paraId="7E8A85A4"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42AF2FC4"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55C841A0" w14:textId="77777777" w:rsidR="00F35EDA" w:rsidRPr="002D10B3" w:rsidRDefault="00F35EDA" w:rsidP="00FB05F9">
            <w:pPr>
              <w:keepNext/>
              <w:rPr>
                <w:lang w:val="en-ID"/>
              </w:rPr>
            </w:pPr>
          </w:p>
        </w:tc>
      </w:tr>
      <w:tr w:rsidR="00F35EDA" w:rsidRPr="002D10B3" w14:paraId="6722EEF9"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2335E1B6" w14:textId="77777777" w:rsidR="00F35EDA" w:rsidRPr="002D10B3" w:rsidRDefault="00F35EDA" w:rsidP="00FB05F9">
            <w:pPr>
              <w:keepNext/>
              <w:rPr>
                <w:b/>
                <w:bCs/>
                <w:lang w:val="en-ID"/>
              </w:rPr>
            </w:pPr>
            <w:r w:rsidRPr="002D10B3">
              <w:rPr>
                <w:b/>
                <w:bCs/>
                <w:lang w:val="en-ID"/>
              </w:rPr>
              <w:t>Luồng sự kiện chính</w:t>
            </w:r>
          </w:p>
          <w:p w14:paraId="6520C3C7"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3503A021" w14:textId="77777777" w:rsidR="00F35EDA" w:rsidRPr="002D10B3" w:rsidRDefault="00F35EDA" w:rsidP="00FB05F9">
            <w:pPr>
              <w:keepNext/>
              <w:rPr>
                <w:lang w:val="en-ID"/>
              </w:rPr>
            </w:pPr>
          </w:p>
        </w:tc>
      </w:tr>
      <w:tr w:rsidR="00F35EDA" w:rsidRPr="002D10B3" w14:paraId="7C5A9F41"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4236B042"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471499BC" w14:textId="77777777" w:rsidR="00F35EDA" w:rsidRPr="002D10B3" w:rsidRDefault="00F35EDA" w:rsidP="00FB05F9">
            <w:pPr>
              <w:keepNext/>
              <w:rPr>
                <w:sz w:val="24"/>
                <w:szCs w:val="24"/>
                <w:lang w:val="en-ID"/>
              </w:rPr>
            </w:pPr>
          </w:p>
        </w:tc>
      </w:tr>
      <w:tr w:rsidR="00F35EDA" w:rsidRPr="002D10B3" w14:paraId="4466B64E"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B9C7846"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CBEF26A" w14:textId="77777777" w:rsidR="00F35EDA" w:rsidRPr="002D10B3" w:rsidRDefault="00F35EDA" w:rsidP="00FB05F9">
            <w:pPr>
              <w:keepNext/>
              <w:rPr>
                <w:lang w:val="en-ID"/>
              </w:rPr>
            </w:pPr>
            <w:r w:rsidRPr="002D10B3">
              <w:rPr>
                <w:lang w:val="en-ID"/>
              </w:rPr>
              <w:t>Tốc độ</w:t>
            </w:r>
          </w:p>
        </w:tc>
      </w:tr>
      <w:tr w:rsidR="00F35EDA" w:rsidRPr="002D10B3" w14:paraId="63FDBE87" w14:textId="77777777" w:rsidTr="00FB05F9">
        <w:trPr>
          <w:trHeight w:val="56"/>
        </w:trPr>
        <w:tc>
          <w:tcPr>
            <w:tcW w:w="2040" w:type="dxa"/>
            <w:tcBorders>
              <w:top w:val="single" w:sz="4" w:space="0" w:color="000000"/>
              <w:right w:val="single" w:sz="4" w:space="0" w:color="000000"/>
            </w:tcBorders>
            <w:shd w:val="clear" w:color="auto" w:fill="F1F1F1"/>
          </w:tcPr>
          <w:p w14:paraId="336CBA75"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6D39F876" w14:textId="77777777" w:rsidR="00F35EDA" w:rsidRPr="002D10B3" w:rsidRDefault="00F35EDA" w:rsidP="00FB05F9">
            <w:pPr>
              <w:keepNext/>
              <w:rPr>
                <w:sz w:val="24"/>
                <w:szCs w:val="24"/>
                <w:lang w:val="en-ID"/>
              </w:rPr>
            </w:pPr>
          </w:p>
        </w:tc>
      </w:tr>
    </w:tbl>
    <w:p w14:paraId="2AAA96B2" w14:textId="254639A6" w:rsidR="008A2672" w:rsidRPr="002D10B3" w:rsidRDefault="008A2672" w:rsidP="00F35EDA">
      <w:pPr>
        <w:pStyle w:val="Heading3"/>
        <w:numPr>
          <w:ilvl w:val="0"/>
          <w:numId w:val="0"/>
        </w:numPr>
        <w:ind w:left="1080"/>
      </w:pPr>
    </w:p>
    <w:p w14:paraId="0753EC7C" w14:textId="77777777" w:rsidR="00F35EDA" w:rsidRDefault="00F35EDA">
      <w:pPr>
        <w:rPr>
          <w:rFonts w:eastAsiaTheme="majorEastAsia" w:cstheme="majorBidi"/>
          <w:b/>
          <w:sz w:val="28"/>
          <w:szCs w:val="24"/>
        </w:rPr>
      </w:pPr>
      <w:r>
        <w:br w:type="page"/>
      </w:r>
    </w:p>
    <w:p w14:paraId="6EB8431F" w14:textId="77777777" w:rsidR="00F35EDA" w:rsidRPr="002D10B3" w:rsidRDefault="008A2672" w:rsidP="008A2672">
      <w:pPr>
        <w:pStyle w:val="Heading3"/>
      </w:pPr>
      <w:bookmarkStart w:id="138" w:name="_Toc153394263"/>
      <w:r>
        <w:lastRenderedPageBreak/>
        <w:t xml:space="preserve">Use case </w:t>
      </w:r>
      <w:r>
        <w:t>Xem thông tin chi tiết sách</w:t>
      </w:r>
      <w:bookmarkEnd w:id="138"/>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178E3DA9" w14:textId="77777777" w:rsidTr="00FB05F9">
        <w:trPr>
          <w:trHeight w:val="241"/>
        </w:trPr>
        <w:tc>
          <w:tcPr>
            <w:tcW w:w="2040" w:type="dxa"/>
            <w:tcBorders>
              <w:bottom w:val="single" w:sz="4" w:space="0" w:color="000000"/>
              <w:right w:val="single" w:sz="4" w:space="0" w:color="000000"/>
            </w:tcBorders>
            <w:shd w:val="clear" w:color="auto" w:fill="F1F1F1"/>
          </w:tcPr>
          <w:p w14:paraId="2DF3F1D3"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02910558"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1086C4B5"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1D350F07" w14:textId="77777777" w:rsidR="00F35EDA" w:rsidRPr="002D10B3" w:rsidRDefault="00F35EDA" w:rsidP="00FB05F9">
            <w:pPr>
              <w:keepNext/>
              <w:rPr>
                <w:lang w:val="en-ID"/>
              </w:rPr>
            </w:pPr>
          </w:p>
        </w:tc>
      </w:tr>
      <w:tr w:rsidR="00F35EDA" w:rsidRPr="002D10B3" w14:paraId="3497F95A"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46E04620"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24EF0947"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01439F7F"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1A4A6F2E" w14:textId="77777777" w:rsidR="00F35EDA" w:rsidRPr="002D10B3" w:rsidRDefault="00F35EDA" w:rsidP="00FB05F9">
            <w:pPr>
              <w:keepNext/>
              <w:rPr>
                <w:lang w:val="en-ID"/>
              </w:rPr>
            </w:pPr>
            <w:r w:rsidRPr="002D10B3">
              <w:rPr>
                <w:lang w:val="en-ID"/>
              </w:rPr>
              <w:t>Châu Văn Mẫn</w:t>
            </w:r>
          </w:p>
        </w:tc>
      </w:tr>
      <w:tr w:rsidR="00F35EDA" w:rsidRPr="002D10B3" w14:paraId="5F2543F4"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4545B52B"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1E440F0C"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3402080A"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4CFB48D0" w14:textId="77777777" w:rsidR="00F35EDA" w:rsidRPr="002D10B3" w:rsidRDefault="00F35EDA" w:rsidP="00FB05F9">
            <w:pPr>
              <w:keepNext/>
              <w:rPr>
                <w:lang w:val="en-ID"/>
              </w:rPr>
            </w:pPr>
            <w:r w:rsidRPr="002D10B3">
              <w:rPr>
                <w:lang w:val="en-ID"/>
              </w:rPr>
              <w:t>02/12/2023</w:t>
            </w:r>
          </w:p>
        </w:tc>
      </w:tr>
      <w:tr w:rsidR="00F35EDA" w:rsidRPr="002D10B3" w14:paraId="5DFEE3A5"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33ACD32A"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082DBED7" w14:textId="77777777" w:rsidR="00F35EDA" w:rsidRPr="002D10B3" w:rsidRDefault="00F35EDA" w:rsidP="00FB05F9">
            <w:pPr>
              <w:keepNext/>
              <w:rPr>
                <w:lang w:val="en-ID"/>
              </w:rPr>
            </w:pPr>
          </w:p>
        </w:tc>
      </w:tr>
      <w:tr w:rsidR="00F35EDA" w:rsidRPr="002D10B3" w14:paraId="0D4115CD"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16700ADC"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635D4C32" w14:textId="77777777" w:rsidR="00F35EDA" w:rsidRPr="002D10B3" w:rsidRDefault="00F35EDA" w:rsidP="00FB05F9">
            <w:pPr>
              <w:keepNext/>
              <w:rPr>
                <w:lang w:val="en-ID"/>
              </w:rPr>
            </w:pPr>
          </w:p>
        </w:tc>
      </w:tr>
      <w:tr w:rsidR="00F35EDA" w:rsidRPr="002D10B3" w14:paraId="4F571311"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4EE01B6"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09C46B5A" w14:textId="77777777" w:rsidR="00F35EDA" w:rsidRPr="002D10B3" w:rsidRDefault="00F35EDA" w:rsidP="00FB05F9">
            <w:pPr>
              <w:keepNext/>
              <w:rPr>
                <w:lang w:val="en-ID"/>
              </w:rPr>
            </w:pPr>
          </w:p>
        </w:tc>
      </w:tr>
      <w:tr w:rsidR="00F35EDA" w:rsidRPr="002D10B3" w14:paraId="237F3201"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5A8355EE"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7B8474BB" w14:textId="77777777" w:rsidR="00F35EDA" w:rsidRPr="002D10B3" w:rsidRDefault="00F35EDA" w:rsidP="00FB05F9">
            <w:pPr>
              <w:keepNext/>
              <w:rPr>
                <w:lang w:val="en-ID"/>
              </w:rPr>
            </w:pPr>
          </w:p>
        </w:tc>
      </w:tr>
      <w:tr w:rsidR="00F35EDA" w:rsidRPr="002D10B3" w14:paraId="1AF22018"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61AE24CE" w14:textId="77777777" w:rsidR="00F35EDA" w:rsidRPr="002D10B3" w:rsidRDefault="00F35EDA" w:rsidP="00FB05F9">
            <w:pPr>
              <w:keepNext/>
              <w:rPr>
                <w:b/>
                <w:bCs/>
                <w:lang w:val="en-ID"/>
              </w:rPr>
            </w:pPr>
            <w:r w:rsidRPr="002D10B3">
              <w:rPr>
                <w:b/>
                <w:bCs/>
                <w:lang w:val="en-ID"/>
              </w:rPr>
              <w:t>Luồng sự kiện chính</w:t>
            </w:r>
          </w:p>
          <w:p w14:paraId="70C6E7DF"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19BA4B94" w14:textId="77777777" w:rsidR="00F35EDA" w:rsidRPr="002D10B3" w:rsidRDefault="00F35EDA" w:rsidP="00FB05F9">
            <w:pPr>
              <w:keepNext/>
              <w:rPr>
                <w:lang w:val="en-ID"/>
              </w:rPr>
            </w:pPr>
          </w:p>
        </w:tc>
      </w:tr>
      <w:tr w:rsidR="00F35EDA" w:rsidRPr="002D10B3" w14:paraId="7A99AC67"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55C5FC74"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2772CFC6" w14:textId="77777777" w:rsidR="00F35EDA" w:rsidRPr="002D10B3" w:rsidRDefault="00F35EDA" w:rsidP="00FB05F9">
            <w:pPr>
              <w:keepNext/>
              <w:rPr>
                <w:sz w:val="24"/>
                <w:szCs w:val="24"/>
                <w:lang w:val="en-ID"/>
              </w:rPr>
            </w:pPr>
          </w:p>
        </w:tc>
      </w:tr>
      <w:tr w:rsidR="00F35EDA" w:rsidRPr="002D10B3" w14:paraId="39B9EDF0"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7477E493"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3688D0AB" w14:textId="77777777" w:rsidR="00F35EDA" w:rsidRPr="002D10B3" w:rsidRDefault="00F35EDA" w:rsidP="00FB05F9">
            <w:pPr>
              <w:keepNext/>
              <w:rPr>
                <w:lang w:val="en-ID"/>
              </w:rPr>
            </w:pPr>
            <w:r w:rsidRPr="002D10B3">
              <w:rPr>
                <w:lang w:val="en-ID"/>
              </w:rPr>
              <w:t>Tốc độ</w:t>
            </w:r>
          </w:p>
        </w:tc>
      </w:tr>
      <w:tr w:rsidR="00F35EDA" w:rsidRPr="002D10B3" w14:paraId="3ADC7192" w14:textId="77777777" w:rsidTr="00FB05F9">
        <w:trPr>
          <w:trHeight w:val="56"/>
        </w:trPr>
        <w:tc>
          <w:tcPr>
            <w:tcW w:w="2040" w:type="dxa"/>
            <w:tcBorders>
              <w:top w:val="single" w:sz="4" w:space="0" w:color="000000"/>
              <w:right w:val="single" w:sz="4" w:space="0" w:color="000000"/>
            </w:tcBorders>
            <w:shd w:val="clear" w:color="auto" w:fill="F1F1F1"/>
          </w:tcPr>
          <w:p w14:paraId="2CE9E469"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23EC49EB" w14:textId="77777777" w:rsidR="00F35EDA" w:rsidRPr="002D10B3" w:rsidRDefault="00F35EDA" w:rsidP="00FB05F9">
            <w:pPr>
              <w:keepNext/>
              <w:rPr>
                <w:sz w:val="24"/>
                <w:szCs w:val="24"/>
                <w:lang w:val="en-ID"/>
              </w:rPr>
            </w:pPr>
          </w:p>
        </w:tc>
      </w:tr>
    </w:tbl>
    <w:p w14:paraId="15F0502D" w14:textId="38B0B90F" w:rsidR="008A2672" w:rsidRPr="002D10B3" w:rsidRDefault="008A2672" w:rsidP="00F35EDA">
      <w:pPr>
        <w:pStyle w:val="Heading3"/>
        <w:numPr>
          <w:ilvl w:val="0"/>
          <w:numId w:val="0"/>
        </w:numPr>
        <w:ind w:left="1080"/>
      </w:pPr>
    </w:p>
    <w:p w14:paraId="650EF1AF" w14:textId="77777777" w:rsidR="00F35EDA" w:rsidRDefault="00F35EDA">
      <w:pPr>
        <w:rPr>
          <w:rFonts w:eastAsiaTheme="majorEastAsia" w:cstheme="majorBidi"/>
          <w:b/>
          <w:sz w:val="28"/>
          <w:szCs w:val="24"/>
        </w:rPr>
      </w:pPr>
      <w:r>
        <w:br w:type="page"/>
      </w:r>
    </w:p>
    <w:p w14:paraId="22B0386E" w14:textId="77777777" w:rsidR="00F35EDA" w:rsidRPr="002D10B3" w:rsidRDefault="008A2672" w:rsidP="008A2672">
      <w:pPr>
        <w:pStyle w:val="Heading3"/>
      </w:pPr>
      <w:bookmarkStart w:id="139" w:name="_Toc153394264"/>
      <w:r>
        <w:lastRenderedPageBreak/>
        <w:t xml:space="preserve">Use case </w:t>
      </w:r>
      <w:r>
        <w:t>Đặt hàng</w:t>
      </w:r>
      <w:bookmarkEnd w:id="139"/>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56661606" w14:textId="77777777" w:rsidTr="00FB05F9">
        <w:trPr>
          <w:trHeight w:val="241"/>
        </w:trPr>
        <w:tc>
          <w:tcPr>
            <w:tcW w:w="2040" w:type="dxa"/>
            <w:tcBorders>
              <w:bottom w:val="single" w:sz="4" w:space="0" w:color="000000"/>
              <w:right w:val="single" w:sz="4" w:space="0" w:color="000000"/>
            </w:tcBorders>
            <w:shd w:val="clear" w:color="auto" w:fill="F1F1F1"/>
          </w:tcPr>
          <w:p w14:paraId="5D718D81"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684E7AE2"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25CD14F5"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47A9C136" w14:textId="77777777" w:rsidR="00F35EDA" w:rsidRPr="002D10B3" w:rsidRDefault="00F35EDA" w:rsidP="00FB05F9">
            <w:pPr>
              <w:keepNext/>
              <w:rPr>
                <w:lang w:val="en-ID"/>
              </w:rPr>
            </w:pPr>
          </w:p>
        </w:tc>
      </w:tr>
      <w:tr w:rsidR="00F35EDA" w:rsidRPr="002D10B3" w14:paraId="6553A8DF"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2567C31E"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18B50EB2"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7501905D"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580C277C" w14:textId="77777777" w:rsidR="00F35EDA" w:rsidRPr="002D10B3" w:rsidRDefault="00F35EDA" w:rsidP="00FB05F9">
            <w:pPr>
              <w:keepNext/>
              <w:rPr>
                <w:lang w:val="en-ID"/>
              </w:rPr>
            </w:pPr>
            <w:r w:rsidRPr="002D10B3">
              <w:rPr>
                <w:lang w:val="en-ID"/>
              </w:rPr>
              <w:t>Châu Văn Mẫn</w:t>
            </w:r>
          </w:p>
        </w:tc>
      </w:tr>
      <w:tr w:rsidR="00F35EDA" w:rsidRPr="002D10B3" w14:paraId="5BF26572"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5825145"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0374B13E"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2EC03D97"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200787D3" w14:textId="77777777" w:rsidR="00F35EDA" w:rsidRPr="002D10B3" w:rsidRDefault="00F35EDA" w:rsidP="00FB05F9">
            <w:pPr>
              <w:keepNext/>
              <w:rPr>
                <w:lang w:val="en-ID"/>
              </w:rPr>
            </w:pPr>
            <w:r w:rsidRPr="002D10B3">
              <w:rPr>
                <w:lang w:val="en-ID"/>
              </w:rPr>
              <w:t>02/12/2023</w:t>
            </w:r>
          </w:p>
        </w:tc>
      </w:tr>
      <w:tr w:rsidR="00F35EDA" w:rsidRPr="002D10B3" w14:paraId="36F49BC1"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7D2A9E4D"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6707F2A5" w14:textId="77777777" w:rsidR="00F35EDA" w:rsidRPr="002D10B3" w:rsidRDefault="00F35EDA" w:rsidP="00FB05F9">
            <w:pPr>
              <w:keepNext/>
              <w:rPr>
                <w:lang w:val="en-ID"/>
              </w:rPr>
            </w:pPr>
          </w:p>
        </w:tc>
      </w:tr>
      <w:tr w:rsidR="00F35EDA" w:rsidRPr="002D10B3" w14:paraId="1E4D419E"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6107FF99"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0AE56B2D" w14:textId="77777777" w:rsidR="00F35EDA" w:rsidRPr="002D10B3" w:rsidRDefault="00F35EDA" w:rsidP="00FB05F9">
            <w:pPr>
              <w:keepNext/>
              <w:rPr>
                <w:lang w:val="en-ID"/>
              </w:rPr>
            </w:pPr>
          </w:p>
        </w:tc>
      </w:tr>
      <w:tr w:rsidR="00F35EDA" w:rsidRPr="002D10B3" w14:paraId="393A0E8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14DAFA9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2FCBD1BD" w14:textId="77777777" w:rsidR="00F35EDA" w:rsidRPr="002D10B3" w:rsidRDefault="00F35EDA" w:rsidP="00FB05F9">
            <w:pPr>
              <w:keepNext/>
              <w:rPr>
                <w:lang w:val="en-ID"/>
              </w:rPr>
            </w:pPr>
          </w:p>
        </w:tc>
      </w:tr>
      <w:tr w:rsidR="00F35EDA" w:rsidRPr="002D10B3" w14:paraId="7B35FD7F"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034D680F"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4B9DAE56" w14:textId="77777777" w:rsidR="00F35EDA" w:rsidRPr="002D10B3" w:rsidRDefault="00F35EDA" w:rsidP="00FB05F9">
            <w:pPr>
              <w:keepNext/>
              <w:rPr>
                <w:lang w:val="en-ID"/>
              </w:rPr>
            </w:pPr>
          </w:p>
        </w:tc>
      </w:tr>
      <w:tr w:rsidR="00F35EDA" w:rsidRPr="002D10B3" w14:paraId="5F265461"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614AE353" w14:textId="77777777" w:rsidR="00F35EDA" w:rsidRPr="002D10B3" w:rsidRDefault="00F35EDA" w:rsidP="00FB05F9">
            <w:pPr>
              <w:keepNext/>
              <w:rPr>
                <w:b/>
                <w:bCs/>
                <w:lang w:val="en-ID"/>
              </w:rPr>
            </w:pPr>
            <w:r w:rsidRPr="002D10B3">
              <w:rPr>
                <w:b/>
                <w:bCs/>
                <w:lang w:val="en-ID"/>
              </w:rPr>
              <w:t>Luồng sự kiện chính</w:t>
            </w:r>
          </w:p>
          <w:p w14:paraId="10FFE077"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4352EBA1" w14:textId="77777777" w:rsidR="00F35EDA" w:rsidRPr="002D10B3" w:rsidRDefault="00F35EDA" w:rsidP="00FB05F9">
            <w:pPr>
              <w:keepNext/>
              <w:rPr>
                <w:lang w:val="en-ID"/>
              </w:rPr>
            </w:pPr>
          </w:p>
        </w:tc>
      </w:tr>
      <w:tr w:rsidR="00F35EDA" w:rsidRPr="002D10B3" w14:paraId="5E45ECDB"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5C8005B9"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3668670B" w14:textId="77777777" w:rsidR="00F35EDA" w:rsidRPr="002D10B3" w:rsidRDefault="00F35EDA" w:rsidP="00FB05F9">
            <w:pPr>
              <w:keepNext/>
              <w:rPr>
                <w:sz w:val="24"/>
                <w:szCs w:val="24"/>
                <w:lang w:val="en-ID"/>
              </w:rPr>
            </w:pPr>
          </w:p>
        </w:tc>
      </w:tr>
      <w:tr w:rsidR="00F35EDA" w:rsidRPr="002D10B3" w14:paraId="3C707741"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3B9C81EC"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7E3117F1" w14:textId="77777777" w:rsidR="00F35EDA" w:rsidRPr="002D10B3" w:rsidRDefault="00F35EDA" w:rsidP="00FB05F9">
            <w:pPr>
              <w:keepNext/>
              <w:rPr>
                <w:lang w:val="en-ID"/>
              </w:rPr>
            </w:pPr>
            <w:r w:rsidRPr="002D10B3">
              <w:rPr>
                <w:lang w:val="en-ID"/>
              </w:rPr>
              <w:t>Tốc độ</w:t>
            </w:r>
          </w:p>
        </w:tc>
      </w:tr>
      <w:tr w:rsidR="00F35EDA" w:rsidRPr="002D10B3" w14:paraId="22198535" w14:textId="77777777" w:rsidTr="00FB05F9">
        <w:trPr>
          <w:trHeight w:val="56"/>
        </w:trPr>
        <w:tc>
          <w:tcPr>
            <w:tcW w:w="2040" w:type="dxa"/>
            <w:tcBorders>
              <w:top w:val="single" w:sz="4" w:space="0" w:color="000000"/>
              <w:right w:val="single" w:sz="4" w:space="0" w:color="000000"/>
            </w:tcBorders>
            <w:shd w:val="clear" w:color="auto" w:fill="F1F1F1"/>
          </w:tcPr>
          <w:p w14:paraId="419BD872"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2CB7378" w14:textId="77777777" w:rsidR="00F35EDA" w:rsidRPr="002D10B3" w:rsidRDefault="00F35EDA" w:rsidP="00FB05F9">
            <w:pPr>
              <w:keepNext/>
              <w:rPr>
                <w:sz w:val="24"/>
                <w:szCs w:val="24"/>
                <w:lang w:val="en-ID"/>
              </w:rPr>
            </w:pPr>
          </w:p>
        </w:tc>
      </w:tr>
    </w:tbl>
    <w:p w14:paraId="0F4E2B57" w14:textId="34F7D4EC" w:rsidR="008A2672" w:rsidRPr="002D10B3" w:rsidRDefault="008A2672" w:rsidP="00F35EDA">
      <w:pPr>
        <w:pStyle w:val="Heading3"/>
        <w:numPr>
          <w:ilvl w:val="0"/>
          <w:numId w:val="0"/>
        </w:numPr>
      </w:pPr>
    </w:p>
    <w:p w14:paraId="7954FFCD" w14:textId="77777777" w:rsidR="00F35EDA" w:rsidRDefault="00F35EDA">
      <w:pPr>
        <w:rPr>
          <w:rFonts w:eastAsiaTheme="majorEastAsia" w:cstheme="majorBidi"/>
          <w:b/>
          <w:sz w:val="28"/>
          <w:szCs w:val="24"/>
        </w:rPr>
      </w:pPr>
      <w:r>
        <w:br w:type="page"/>
      </w:r>
    </w:p>
    <w:p w14:paraId="1FED41C7" w14:textId="77777777" w:rsidR="00F35EDA" w:rsidRPr="006304AD" w:rsidRDefault="008A2672" w:rsidP="006304AD">
      <w:pPr>
        <w:pStyle w:val="Heading3"/>
      </w:pPr>
      <w:bookmarkStart w:id="140" w:name="_Toc153394265"/>
      <w:r>
        <w:lastRenderedPageBreak/>
        <w:t>Use case Thanh toán</w:t>
      </w:r>
      <w:bookmarkEnd w:id="140"/>
    </w:p>
    <w:tbl>
      <w:tblPr>
        <w:tblW w:w="8835" w:type="dxa"/>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2400"/>
        <w:gridCol w:w="2055"/>
        <w:gridCol w:w="2340"/>
      </w:tblGrid>
      <w:tr w:rsidR="00F35EDA" w:rsidRPr="002D10B3" w14:paraId="1B37F1C7" w14:textId="77777777" w:rsidTr="00FB05F9">
        <w:trPr>
          <w:trHeight w:val="241"/>
        </w:trPr>
        <w:tc>
          <w:tcPr>
            <w:tcW w:w="2040" w:type="dxa"/>
            <w:tcBorders>
              <w:bottom w:val="single" w:sz="4" w:space="0" w:color="000000"/>
              <w:right w:val="single" w:sz="4" w:space="0" w:color="000000"/>
            </w:tcBorders>
            <w:shd w:val="clear" w:color="auto" w:fill="F1F1F1"/>
          </w:tcPr>
          <w:p w14:paraId="6C013BCB" w14:textId="77777777" w:rsidR="00F35EDA" w:rsidRPr="002D10B3" w:rsidRDefault="00F35EDA" w:rsidP="00FB05F9">
            <w:pPr>
              <w:keepNext/>
              <w:rPr>
                <w:b/>
                <w:bCs/>
                <w:lang w:val="en-ID"/>
              </w:rPr>
            </w:pPr>
            <w:r w:rsidRPr="002D10B3">
              <w:rPr>
                <w:b/>
                <w:bCs/>
                <w:lang w:val="en-ID"/>
              </w:rPr>
              <w:t>ID</w:t>
            </w:r>
          </w:p>
        </w:tc>
        <w:tc>
          <w:tcPr>
            <w:tcW w:w="2400" w:type="dxa"/>
            <w:tcBorders>
              <w:left w:val="single" w:sz="4" w:space="0" w:color="000000"/>
              <w:bottom w:val="single" w:sz="4" w:space="0" w:color="000000"/>
              <w:right w:val="single" w:sz="4" w:space="0" w:color="000000"/>
            </w:tcBorders>
          </w:tcPr>
          <w:p w14:paraId="065FC60C" w14:textId="77777777" w:rsidR="00F35EDA" w:rsidRPr="002D10B3" w:rsidRDefault="00F35EDA" w:rsidP="00FB05F9">
            <w:pPr>
              <w:keepNext/>
              <w:rPr>
                <w:lang w:val="en-ID"/>
              </w:rPr>
            </w:pPr>
            <w:r>
              <w:rPr>
                <w:lang w:val="en-ID"/>
              </w:rPr>
              <w:t>N01</w:t>
            </w:r>
          </w:p>
        </w:tc>
        <w:tc>
          <w:tcPr>
            <w:tcW w:w="2055" w:type="dxa"/>
            <w:tcBorders>
              <w:left w:val="single" w:sz="4" w:space="0" w:color="000000"/>
              <w:bottom w:val="single" w:sz="4" w:space="0" w:color="000000"/>
              <w:right w:val="single" w:sz="4" w:space="0" w:color="000000"/>
            </w:tcBorders>
            <w:shd w:val="clear" w:color="auto" w:fill="F1F1F1"/>
          </w:tcPr>
          <w:p w14:paraId="233D7208" w14:textId="77777777" w:rsidR="00F35EDA" w:rsidRPr="002D10B3" w:rsidRDefault="00F35EDA" w:rsidP="00FB05F9">
            <w:pPr>
              <w:keepNext/>
              <w:rPr>
                <w:b/>
                <w:bCs/>
                <w:lang w:val="en-ID"/>
              </w:rPr>
            </w:pPr>
            <w:r w:rsidRPr="002D10B3">
              <w:rPr>
                <w:b/>
                <w:bCs/>
                <w:lang w:val="en-ID"/>
              </w:rPr>
              <w:t>Tên use case</w:t>
            </w:r>
          </w:p>
        </w:tc>
        <w:tc>
          <w:tcPr>
            <w:tcW w:w="2340" w:type="dxa"/>
            <w:tcBorders>
              <w:left w:val="single" w:sz="4" w:space="0" w:color="000000"/>
              <w:bottom w:val="single" w:sz="4" w:space="0" w:color="000000"/>
            </w:tcBorders>
          </w:tcPr>
          <w:p w14:paraId="074C752D" w14:textId="77777777" w:rsidR="00F35EDA" w:rsidRPr="002D10B3" w:rsidRDefault="00F35EDA" w:rsidP="00FB05F9">
            <w:pPr>
              <w:keepNext/>
              <w:rPr>
                <w:lang w:val="en-ID"/>
              </w:rPr>
            </w:pPr>
          </w:p>
        </w:tc>
      </w:tr>
      <w:tr w:rsidR="00F35EDA" w:rsidRPr="002D10B3" w14:paraId="4F4D0DBB" w14:textId="77777777" w:rsidTr="00FB05F9">
        <w:trPr>
          <w:trHeight w:val="305"/>
        </w:trPr>
        <w:tc>
          <w:tcPr>
            <w:tcW w:w="2040" w:type="dxa"/>
            <w:tcBorders>
              <w:top w:val="single" w:sz="4" w:space="0" w:color="000000"/>
              <w:bottom w:val="single" w:sz="4" w:space="0" w:color="000000"/>
              <w:right w:val="single" w:sz="4" w:space="0" w:color="000000"/>
            </w:tcBorders>
            <w:shd w:val="clear" w:color="auto" w:fill="F1F1F1"/>
          </w:tcPr>
          <w:p w14:paraId="4C431C22" w14:textId="77777777" w:rsidR="00F35EDA" w:rsidRPr="002D10B3" w:rsidRDefault="00F35EDA" w:rsidP="00FB05F9">
            <w:pPr>
              <w:keepNext/>
              <w:rPr>
                <w:b/>
                <w:bCs/>
                <w:lang w:val="en-ID"/>
              </w:rPr>
            </w:pPr>
            <w:r w:rsidRPr="002D10B3">
              <w:rPr>
                <w:b/>
                <w:bCs/>
                <w:lang w:val="en-ID"/>
              </w:rPr>
              <w:t>Tác giả</w:t>
            </w:r>
          </w:p>
        </w:tc>
        <w:tc>
          <w:tcPr>
            <w:tcW w:w="2400" w:type="dxa"/>
            <w:tcBorders>
              <w:top w:val="single" w:sz="4" w:space="0" w:color="000000"/>
              <w:left w:val="single" w:sz="4" w:space="0" w:color="000000"/>
              <w:bottom w:val="single" w:sz="4" w:space="0" w:color="000000"/>
              <w:right w:val="single" w:sz="4" w:space="0" w:color="000000"/>
            </w:tcBorders>
          </w:tcPr>
          <w:p w14:paraId="459B3113" w14:textId="77777777" w:rsidR="00F35EDA" w:rsidRPr="002D10B3" w:rsidRDefault="00F35EDA" w:rsidP="00FB05F9">
            <w:pPr>
              <w:keepNext/>
              <w:rPr>
                <w:lang w:val="en-ID"/>
              </w:rPr>
            </w:pPr>
            <w:r w:rsidRPr="002D10B3">
              <w:rPr>
                <w:lang w:val="en-ID"/>
              </w:rPr>
              <w:t>Châu Văn Mẫn</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6DB66EE1" w14:textId="77777777" w:rsidR="00F35EDA" w:rsidRPr="002D10B3" w:rsidRDefault="00F35EDA" w:rsidP="00FB05F9">
            <w:pPr>
              <w:keepNext/>
              <w:rPr>
                <w:b/>
                <w:bCs/>
                <w:lang w:val="en-ID"/>
              </w:rPr>
            </w:pPr>
            <w:r w:rsidRPr="002D10B3">
              <w:rPr>
                <w:b/>
                <w:bCs/>
                <w:lang w:val="en-ID"/>
              </w:rPr>
              <w:t>Người cập nhật</w:t>
            </w:r>
          </w:p>
        </w:tc>
        <w:tc>
          <w:tcPr>
            <w:tcW w:w="2340" w:type="dxa"/>
            <w:tcBorders>
              <w:top w:val="single" w:sz="4" w:space="0" w:color="000000"/>
              <w:left w:val="single" w:sz="4" w:space="0" w:color="000000"/>
              <w:bottom w:val="single" w:sz="4" w:space="0" w:color="000000"/>
              <w:right w:val="single" w:sz="4" w:space="0" w:color="000000"/>
            </w:tcBorders>
          </w:tcPr>
          <w:p w14:paraId="0AC8AACC" w14:textId="77777777" w:rsidR="00F35EDA" w:rsidRPr="002D10B3" w:rsidRDefault="00F35EDA" w:rsidP="00FB05F9">
            <w:pPr>
              <w:keepNext/>
              <w:rPr>
                <w:lang w:val="en-ID"/>
              </w:rPr>
            </w:pPr>
            <w:r w:rsidRPr="002D10B3">
              <w:rPr>
                <w:lang w:val="en-ID"/>
              </w:rPr>
              <w:t>Châu Văn Mẫn</w:t>
            </w:r>
          </w:p>
        </w:tc>
      </w:tr>
      <w:tr w:rsidR="00F35EDA" w:rsidRPr="002D10B3" w14:paraId="47F39133" w14:textId="77777777" w:rsidTr="00FB05F9">
        <w:trPr>
          <w:trHeight w:val="197"/>
        </w:trPr>
        <w:tc>
          <w:tcPr>
            <w:tcW w:w="2040" w:type="dxa"/>
            <w:tcBorders>
              <w:top w:val="single" w:sz="4" w:space="0" w:color="000000"/>
              <w:bottom w:val="single" w:sz="4" w:space="0" w:color="000000"/>
              <w:right w:val="single" w:sz="4" w:space="0" w:color="000000"/>
            </w:tcBorders>
            <w:shd w:val="clear" w:color="auto" w:fill="F1F1F1"/>
          </w:tcPr>
          <w:p w14:paraId="5A148C8F" w14:textId="77777777" w:rsidR="00F35EDA" w:rsidRPr="002D10B3" w:rsidRDefault="00F35EDA" w:rsidP="00FB05F9">
            <w:pPr>
              <w:keepNext/>
              <w:rPr>
                <w:b/>
                <w:bCs/>
                <w:lang w:val="en-ID"/>
              </w:rPr>
            </w:pPr>
            <w:r w:rsidRPr="002D10B3">
              <w:rPr>
                <w:b/>
                <w:bCs/>
                <w:lang w:val="en-ID"/>
              </w:rPr>
              <w:t>Ngày tạo</w:t>
            </w:r>
          </w:p>
        </w:tc>
        <w:tc>
          <w:tcPr>
            <w:tcW w:w="2400" w:type="dxa"/>
            <w:tcBorders>
              <w:top w:val="single" w:sz="4" w:space="0" w:color="000000"/>
              <w:left w:val="single" w:sz="4" w:space="0" w:color="000000"/>
              <w:bottom w:val="single" w:sz="4" w:space="0" w:color="000000"/>
              <w:right w:val="single" w:sz="4" w:space="0" w:color="000000"/>
            </w:tcBorders>
          </w:tcPr>
          <w:p w14:paraId="61612AAE" w14:textId="77777777" w:rsidR="00F35EDA" w:rsidRPr="002D10B3" w:rsidRDefault="00F35EDA" w:rsidP="00FB05F9">
            <w:pPr>
              <w:keepNext/>
              <w:rPr>
                <w:lang w:val="en-ID"/>
              </w:rPr>
            </w:pPr>
            <w:r w:rsidRPr="002D10B3">
              <w:rPr>
                <w:lang w:val="en-ID"/>
              </w:rPr>
              <w:t>02/12/2023</w:t>
            </w:r>
          </w:p>
        </w:tc>
        <w:tc>
          <w:tcPr>
            <w:tcW w:w="2055" w:type="dxa"/>
            <w:tcBorders>
              <w:top w:val="single" w:sz="4" w:space="0" w:color="000000"/>
              <w:left w:val="single" w:sz="4" w:space="0" w:color="000000"/>
              <w:bottom w:val="single" w:sz="4" w:space="0" w:color="000000"/>
              <w:right w:val="single" w:sz="4" w:space="0" w:color="000000"/>
            </w:tcBorders>
            <w:shd w:val="clear" w:color="auto" w:fill="F1F1F1"/>
          </w:tcPr>
          <w:p w14:paraId="67AF4228" w14:textId="77777777" w:rsidR="00F35EDA" w:rsidRPr="002D10B3" w:rsidRDefault="00F35EDA" w:rsidP="00FB05F9">
            <w:pPr>
              <w:keepNext/>
              <w:rPr>
                <w:b/>
                <w:bCs/>
                <w:lang w:val="en-ID"/>
              </w:rPr>
            </w:pPr>
            <w:r w:rsidRPr="002D10B3">
              <w:rPr>
                <w:b/>
                <w:bCs/>
                <w:lang w:val="en-ID"/>
              </w:rPr>
              <w:t>Ngày cập nhật</w:t>
            </w:r>
          </w:p>
        </w:tc>
        <w:tc>
          <w:tcPr>
            <w:tcW w:w="2340" w:type="dxa"/>
            <w:tcBorders>
              <w:top w:val="single" w:sz="4" w:space="0" w:color="000000"/>
              <w:left w:val="single" w:sz="4" w:space="0" w:color="000000"/>
              <w:bottom w:val="single" w:sz="4" w:space="0" w:color="000000"/>
            </w:tcBorders>
          </w:tcPr>
          <w:p w14:paraId="4989D66B" w14:textId="77777777" w:rsidR="00F35EDA" w:rsidRPr="002D10B3" w:rsidRDefault="00F35EDA" w:rsidP="00FB05F9">
            <w:pPr>
              <w:keepNext/>
              <w:rPr>
                <w:lang w:val="en-ID"/>
              </w:rPr>
            </w:pPr>
            <w:r w:rsidRPr="002D10B3">
              <w:rPr>
                <w:lang w:val="en-ID"/>
              </w:rPr>
              <w:t>02/12/2023</w:t>
            </w:r>
          </w:p>
        </w:tc>
      </w:tr>
      <w:tr w:rsidR="00F35EDA" w:rsidRPr="002D10B3" w14:paraId="66CAB52E" w14:textId="77777777" w:rsidTr="00FB05F9">
        <w:trPr>
          <w:trHeight w:val="170"/>
        </w:trPr>
        <w:tc>
          <w:tcPr>
            <w:tcW w:w="2040" w:type="dxa"/>
            <w:tcBorders>
              <w:top w:val="single" w:sz="4" w:space="0" w:color="000000"/>
              <w:bottom w:val="single" w:sz="4" w:space="0" w:color="000000"/>
              <w:right w:val="single" w:sz="4" w:space="0" w:color="000000"/>
            </w:tcBorders>
            <w:shd w:val="clear" w:color="auto" w:fill="F1F1F1"/>
          </w:tcPr>
          <w:p w14:paraId="6616328F" w14:textId="77777777" w:rsidR="00F35EDA" w:rsidRPr="002D10B3" w:rsidRDefault="00F35EDA" w:rsidP="00FB05F9">
            <w:pPr>
              <w:keepNext/>
              <w:rPr>
                <w:b/>
                <w:bCs/>
                <w:lang w:val="en-ID"/>
              </w:rPr>
            </w:pPr>
            <w:r w:rsidRPr="002D10B3">
              <w:rPr>
                <w:b/>
                <w:bCs/>
                <w:lang w:val="en-ID"/>
              </w:rPr>
              <w:t>Mô tả</w:t>
            </w:r>
          </w:p>
        </w:tc>
        <w:tc>
          <w:tcPr>
            <w:tcW w:w="6795" w:type="dxa"/>
            <w:gridSpan w:val="3"/>
            <w:tcBorders>
              <w:top w:val="single" w:sz="4" w:space="0" w:color="000000"/>
              <w:left w:val="single" w:sz="4" w:space="0" w:color="000000"/>
              <w:bottom w:val="single" w:sz="4" w:space="0" w:color="000000"/>
            </w:tcBorders>
          </w:tcPr>
          <w:p w14:paraId="7C9E7A67" w14:textId="77777777" w:rsidR="00F35EDA" w:rsidRPr="002D10B3" w:rsidRDefault="00F35EDA" w:rsidP="00FB05F9">
            <w:pPr>
              <w:keepNext/>
              <w:rPr>
                <w:lang w:val="en-ID"/>
              </w:rPr>
            </w:pPr>
          </w:p>
        </w:tc>
      </w:tr>
      <w:tr w:rsidR="00F35EDA" w:rsidRPr="002D10B3" w14:paraId="143EA3F1" w14:textId="77777777" w:rsidTr="00FB05F9">
        <w:trPr>
          <w:trHeight w:val="269"/>
        </w:trPr>
        <w:tc>
          <w:tcPr>
            <w:tcW w:w="2040" w:type="dxa"/>
            <w:tcBorders>
              <w:top w:val="single" w:sz="4" w:space="0" w:color="000000"/>
              <w:bottom w:val="single" w:sz="4" w:space="0" w:color="000000"/>
              <w:right w:val="single" w:sz="4" w:space="0" w:color="000000"/>
            </w:tcBorders>
            <w:shd w:val="clear" w:color="auto" w:fill="F1F1F1"/>
          </w:tcPr>
          <w:p w14:paraId="099597FB" w14:textId="77777777" w:rsidR="00F35EDA" w:rsidRPr="002D10B3" w:rsidRDefault="00F35EDA" w:rsidP="00FB05F9">
            <w:pPr>
              <w:keepNext/>
              <w:rPr>
                <w:b/>
                <w:bCs/>
                <w:lang w:val="en-ID"/>
              </w:rPr>
            </w:pPr>
            <w:r w:rsidRPr="002D10B3">
              <w:rPr>
                <w:b/>
                <w:bCs/>
                <w:lang w:val="en-ID"/>
              </w:rPr>
              <w:t>Tác nhân</w:t>
            </w:r>
          </w:p>
        </w:tc>
        <w:tc>
          <w:tcPr>
            <w:tcW w:w="6795" w:type="dxa"/>
            <w:gridSpan w:val="3"/>
            <w:tcBorders>
              <w:top w:val="single" w:sz="4" w:space="0" w:color="000000"/>
              <w:left w:val="single" w:sz="4" w:space="0" w:color="000000"/>
              <w:bottom w:val="single" w:sz="4" w:space="0" w:color="000000"/>
            </w:tcBorders>
          </w:tcPr>
          <w:p w14:paraId="4AF42BBC" w14:textId="77777777" w:rsidR="00F35EDA" w:rsidRPr="002D10B3" w:rsidRDefault="00F35EDA" w:rsidP="00FB05F9">
            <w:pPr>
              <w:keepNext/>
              <w:rPr>
                <w:lang w:val="en-ID"/>
              </w:rPr>
            </w:pPr>
          </w:p>
        </w:tc>
      </w:tr>
      <w:tr w:rsidR="00F35EDA" w:rsidRPr="002D10B3" w14:paraId="377DCA0A"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42240375" w14:textId="77777777" w:rsidR="00F35EDA" w:rsidRPr="002D10B3" w:rsidRDefault="00F35EDA" w:rsidP="00FB05F9">
            <w:pPr>
              <w:keepNext/>
              <w:rPr>
                <w:b/>
                <w:bCs/>
                <w:lang w:val="en-ID"/>
              </w:rPr>
            </w:pPr>
            <w:r w:rsidRPr="002D10B3">
              <w:rPr>
                <w:b/>
                <w:bCs/>
                <w:lang w:val="en-ID"/>
              </w:rPr>
              <w:t>Tiền điều kiện</w:t>
            </w:r>
          </w:p>
        </w:tc>
        <w:tc>
          <w:tcPr>
            <w:tcW w:w="6795" w:type="dxa"/>
            <w:gridSpan w:val="3"/>
            <w:tcBorders>
              <w:top w:val="single" w:sz="4" w:space="0" w:color="000000"/>
              <w:left w:val="single" w:sz="4" w:space="0" w:color="000000"/>
              <w:bottom w:val="single" w:sz="4" w:space="0" w:color="000000"/>
            </w:tcBorders>
          </w:tcPr>
          <w:p w14:paraId="7AA56E1A" w14:textId="77777777" w:rsidR="00F35EDA" w:rsidRPr="002D10B3" w:rsidRDefault="00F35EDA" w:rsidP="00FB05F9">
            <w:pPr>
              <w:keepNext/>
              <w:rPr>
                <w:lang w:val="en-ID"/>
              </w:rPr>
            </w:pPr>
          </w:p>
        </w:tc>
      </w:tr>
      <w:tr w:rsidR="00F35EDA" w:rsidRPr="002D10B3" w14:paraId="0A009658" w14:textId="77777777" w:rsidTr="00FB05F9">
        <w:trPr>
          <w:trHeight w:val="332"/>
        </w:trPr>
        <w:tc>
          <w:tcPr>
            <w:tcW w:w="2040" w:type="dxa"/>
            <w:tcBorders>
              <w:top w:val="single" w:sz="4" w:space="0" w:color="000000"/>
              <w:bottom w:val="single" w:sz="4" w:space="0" w:color="000000"/>
              <w:right w:val="single" w:sz="4" w:space="0" w:color="000000"/>
            </w:tcBorders>
            <w:shd w:val="clear" w:color="auto" w:fill="F1F1F1"/>
          </w:tcPr>
          <w:p w14:paraId="6FBCBF5E" w14:textId="77777777" w:rsidR="00F35EDA" w:rsidRPr="002D10B3" w:rsidRDefault="00F35EDA" w:rsidP="00FB05F9">
            <w:pPr>
              <w:keepNext/>
              <w:rPr>
                <w:b/>
                <w:bCs/>
                <w:lang w:val="en-ID"/>
              </w:rPr>
            </w:pPr>
            <w:r w:rsidRPr="002D10B3">
              <w:rPr>
                <w:b/>
                <w:bCs/>
                <w:lang w:val="en-ID"/>
              </w:rPr>
              <w:t>Điều kiện kích hoạt</w:t>
            </w:r>
          </w:p>
        </w:tc>
        <w:tc>
          <w:tcPr>
            <w:tcW w:w="6795" w:type="dxa"/>
            <w:gridSpan w:val="3"/>
            <w:tcBorders>
              <w:top w:val="single" w:sz="4" w:space="0" w:color="000000"/>
              <w:left w:val="single" w:sz="4" w:space="0" w:color="000000"/>
              <w:bottom w:val="single" w:sz="4" w:space="0" w:color="000000"/>
            </w:tcBorders>
          </w:tcPr>
          <w:p w14:paraId="37065BE8" w14:textId="77777777" w:rsidR="00F35EDA" w:rsidRPr="002D10B3" w:rsidRDefault="00F35EDA" w:rsidP="00FB05F9">
            <w:pPr>
              <w:keepNext/>
              <w:rPr>
                <w:lang w:val="en-ID"/>
              </w:rPr>
            </w:pPr>
          </w:p>
        </w:tc>
      </w:tr>
      <w:tr w:rsidR="00F35EDA" w:rsidRPr="002D10B3" w14:paraId="4CE95DD5" w14:textId="77777777" w:rsidTr="00FB05F9">
        <w:trPr>
          <w:trHeight w:val="710"/>
        </w:trPr>
        <w:tc>
          <w:tcPr>
            <w:tcW w:w="2040" w:type="dxa"/>
            <w:tcBorders>
              <w:top w:val="single" w:sz="4" w:space="0" w:color="000000"/>
              <w:bottom w:val="single" w:sz="4" w:space="0" w:color="000000"/>
              <w:right w:val="single" w:sz="4" w:space="0" w:color="000000"/>
            </w:tcBorders>
            <w:shd w:val="clear" w:color="auto" w:fill="F1F1F1"/>
          </w:tcPr>
          <w:p w14:paraId="5394773F" w14:textId="77777777" w:rsidR="00F35EDA" w:rsidRPr="002D10B3" w:rsidRDefault="00F35EDA" w:rsidP="00FB05F9">
            <w:pPr>
              <w:keepNext/>
              <w:rPr>
                <w:b/>
                <w:bCs/>
                <w:lang w:val="en-ID"/>
              </w:rPr>
            </w:pPr>
            <w:r w:rsidRPr="002D10B3">
              <w:rPr>
                <w:b/>
                <w:bCs/>
                <w:lang w:val="en-ID"/>
              </w:rPr>
              <w:t>Luồng sự kiện chính</w:t>
            </w:r>
          </w:p>
          <w:p w14:paraId="01AF9E75" w14:textId="77777777" w:rsidR="00F35EDA" w:rsidRPr="002D10B3" w:rsidRDefault="00F35EDA" w:rsidP="00FB05F9">
            <w:pPr>
              <w:keepNext/>
              <w:rPr>
                <w:b/>
                <w:bCs/>
                <w:lang w:val="en-ID"/>
              </w:rPr>
            </w:pPr>
          </w:p>
        </w:tc>
        <w:tc>
          <w:tcPr>
            <w:tcW w:w="6795" w:type="dxa"/>
            <w:gridSpan w:val="3"/>
            <w:tcBorders>
              <w:top w:val="single" w:sz="4" w:space="0" w:color="000000"/>
              <w:left w:val="single" w:sz="4" w:space="0" w:color="000000"/>
              <w:bottom w:val="single" w:sz="4" w:space="0" w:color="000000"/>
            </w:tcBorders>
          </w:tcPr>
          <w:p w14:paraId="495E9790" w14:textId="77777777" w:rsidR="00F35EDA" w:rsidRPr="002D10B3" w:rsidRDefault="00F35EDA" w:rsidP="00FB05F9">
            <w:pPr>
              <w:keepNext/>
              <w:rPr>
                <w:lang w:val="en-ID"/>
              </w:rPr>
            </w:pPr>
          </w:p>
        </w:tc>
      </w:tr>
      <w:tr w:rsidR="00F35EDA" w:rsidRPr="002D10B3" w14:paraId="03BE95C3" w14:textId="77777777" w:rsidTr="00FB05F9">
        <w:trPr>
          <w:trHeight w:val="544"/>
        </w:trPr>
        <w:tc>
          <w:tcPr>
            <w:tcW w:w="2040" w:type="dxa"/>
            <w:tcBorders>
              <w:top w:val="single" w:sz="4" w:space="0" w:color="000000"/>
              <w:bottom w:val="single" w:sz="4" w:space="0" w:color="000000"/>
              <w:right w:val="single" w:sz="4" w:space="0" w:color="000000"/>
            </w:tcBorders>
            <w:shd w:val="clear" w:color="auto" w:fill="F1F1F1"/>
          </w:tcPr>
          <w:p w14:paraId="2FC1A226" w14:textId="77777777" w:rsidR="00F35EDA" w:rsidRPr="002D10B3" w:rsidRDefault="00F35EDA" w:rsidP="00FB05F9">
            <w:pPr>
              <w:keepNext/>
              <w:rPr>
                <w:b/>
                <w:bCs/>
                <w:lang w:val="en-ID"/>
              </w:rPr>
            </w:pPr>
            <w:r w:rsidRPr="002D10B3">
              <w:rPr>
                <w:b/>
                <w:bCs/>
                <w:lang w:val="en-ID"/>
              </w:rPr>
              <w:t>Tùy chỉnh</w:t>
            </w:r>
          </w:p>
        </w:tc>
        <w:tc>
          <w:tcPr>
            <w:tcW w:w="6795" w:type="dxa"/>
            <w:gridSpan w:val="3"/>
            <w:tcBorders>
              <w:top w:val="single" w:sz="4" w:space="0" w:color="000000"/>
              <w:left w:val="single" w:sz="4" w:space="0" w:color="000000"/>
              <w:bottom w:val="single" w:sz="4" w:space="0" w:color="000000"/>
            </w:tcBorders>
          </w:tcPr>
          <w:p w14:paraId="3276699E" w14:textId="77777777" w:rsidR="00F35EDA" w:rsidRPr="002D10B3" w:rsidRDefault="00F35EDA" w:rsidP="00FB05F9">
            <w:pPr>
              <w:keepNext/>
              <w:rPr>
                <w:sz w:val="24"/>
                <w:szCs w:val="24"/>
                <w:lang w:val="en-ID"/>
              </w:rPr>
            </w:pPr>
          </w:p>
        </w:tc>
      </w:tr>
      <w:tr w:rsidR="00F35EDA" w:rsidRPr="002D10B3" w14:paraId="544F43F6" w14:textId="77777777" w:rsidTr="00FB05F9">
        <w:trPr>
          <w:trHeight w:val="323"/>
        </w:trPr>
        <w:tc>
          <w:tcPr>
            <w:tcW w:w="2040" w:type="dxa"/>
            <w:tcBorders>
              <w:top w:val="single" w:sz="4" w:space="0" w:color="000000"/>
              <w:bottom w:val="single" w:sz="4" w:space="0" w:color="000000"/>
              <w:right w:val="single" w:sz="4" w:space="0" w:color="000000"/>
            </w:tcBorders>
            <w:shd w:val="clear" w:color="auto" w:fill="F1F1F1"/>
          </w:tcPr>
          <w:p w14:paraId="418418A1" w14:textId="77777777" w:rsidR="00F35EDA" w:rsidRPr="002D10B3" w:rsidRDefault="00F35EDA" w:rsidP="00FB05F9">
            <w:pPr>
              <w:keepNext/>
              <w:rPr>
                <w:b/>
                <w:bCs/>
                <w:lang w:val="en-ID"/>
              </w:rPr>
            </w:pPr>
            <w:r w:rsidRPr="002D10B3">
              <w:rPr>
                <w:b/>
                <w:bCs/>
                <w:lang w:val="en-ID"/>
              </w:rPr>
              <w:t>Yêu cầu phi chức năng</w:t>
            </w:r>
          </w:p>
        </w:tc>
        <w:tc>
          <w:tcPr>
            <w:tcW w:w="6795" w:type="dxa"/>
            <w:gridSpan w:val="3"/>
            <w:tcBorders>
              <w:top w:val="single" w:sz="4" w:space="0" w:color="000000"/>
              <w:left w:val="single" w:sz="4" w:space="0" w:color="000000"/>
              <w:bottom w:val="single" w:sz="4" w:space="0" w:color="000000"/>
            </w:tcBorders>
          </w:tcPr>
          <w:p w14:paraId="03B1BA93" w14:textId="77777777" w:rsidR="00F35EDA" w:rsidRPr="002D10B3" w:rsidRDefault="00F35EDA" w:rsidP="00FB05F9">
            <w:pPr>
              <w:keepNext/>
              <w:rPr>
                <w:lang w:val="en-ID"/>
              </w:rPr>
            </w:pPr>
            <w:r w:rsidRPr="002D10B3">
              <w:rPr>
                <w:lang w:val="en-ID"/>
              </w:rPr>
              <w:t>Tốc độ</w:t>
            </w:r>
          </w:p>
        </w:tc>
      </w:tr>
      <w:tr w:rsidR="00F35EDA" w:rsidRPr="002D10B3" w14:paraId="50C33C04" w14:textId="77777777" w:rsidTr="00FB05F9">
        <w:trPr>
          <w:trHeight w:val="56"/>
        </w:trPr>
        <w:tc>
          <w:tcPr>
            <w:tcW w:w="2040" w:type="dxa"/>
            <w:tcBorders>
              <w:top w:val="single" w:sz="4" w:space="0" w:color="000000"/>
              <w:right w:val="single" w:sz="4" w:space="0" w:color="000000"/>
            </w:tcBorders>
            <w:shd w:val="clear" w:color="auto" w:fill="F1F1F1"/>
          </w:tcPr>
          <w:p w14:paraId="7FEF14CC" w14:textId="77777777" w:rsidR="00F35EDA" w:rsidRPr="002D10B3" w:rsidRDefault="00F35EDA" w:rsidP="00FB05F9">
            <w:pPr>
              <w:keepNext/>
              <w:rPr>
                <w:b/>
                <w:bCs/>
                <w:lang w:val="en-ID"/>
              </w:rPr>
            </w:pPr>
            <w:r w:rsidRPr="002D10B3">
              <w:rPr>
                <w:b/>
                <w:bCs/>
                <w:lang w:val="en-ID"/>
              </w:rPr>
              <w:t>Ghi chú</w:t>
            </w:r>
          </w:p>
        </w:tc>
        <w:tc>
          <w:tcPr>
            <w:tcW w:w="6795" w:type="dxa"/>
            <w:gridSpan w:val="3"/>
            <w:tcBorders>
              <w:top w:val="single" w:sz="4" w:space="0" w:color="000000"/>
              <w:left w:val="single" w:sz="4" w:space="0" w:color="000000"/>
            </w:tcBorders>
          </w:tcPr>
          <w:p w14:paraId="11FDCD8C" w14:textId="77777777" w:rsidR="00F35EDA" w:rsidRPr="002D10B3" w:rsidRDefault="00F35EDA" w:rsidP="00FB05F9">
            <w:pPr>
              <w:keepNext/>
              <w:rPr>
                <w:sz w:val="24"/>
                <w:szCs w:val="24"/>
                <w:lang w:val="en-ID"/>
              </w:rPr>
            </w:pPr>
          </w:p>
        </w:tc>
      </w:tr>
    </w:tbl>
    <w:p w14:paraId="310DE6F3" w14:textId="141FB847" w:rsidR="006304AD" w:rsidRPr="006304AD" w:rsidRDefault="006304AD" w:rsidP="006304AD">
      <w:pPr>
        <w:pStyle w:val="Heading3"/>
      </w:pPr>
      <w:bookmarkStart w:id="141" w:name="_Toc153394266"/>
      <w:bookmarkEnd w:id="141"/>
    </w:p>
    <w:p w14:paraId="395E0FF1" w14:textId="77777777" w:rsidR="00F35EDA" w:rsidRDefault="00F35EDA">
      <w:pPr>
        <w:rPr>
          <w:rFonts w:eastAsiaTheme="majorEastAsia" w:cstheme="majorBidi"/>
          <w:b/>
          <w:sz w:val="32"/>
          <w:szCs w:val="26"/>
        </w:rPr>
      </w:pPr>
      <w:r>
        <w:br w:type="page"/>
      </w:r>
    </w:p>
    <w:p w14:paraId="7862276F" w14:textId="4CE647D2" w:rsidR="00DF1065" w:rsidRDefault="00DF1065" w:rsidP="00DF1065">
      <w:pPr>
        <w:pStyle w:val="Heading2"/>
      </w:pPr>
      <w:bookmarkStart w:id="142" w:name="_Toc153394267"/>
      <w:r>
        <w:lastRenderedPageBreak/>
        <w:t>Biểu đồ hoạt động</w:t>
      </w:r>
      <w:bookmarkEnd w:id="142"/>
    </w:p>
    <w:p w14:paraId="0B9B648E" w14:textId="6BA7572D" w:rsidR="00DF1065" w:rsidRDefault="00DF1065" w:rsidP="00DF1065">
      <w:pPr>
        <w:pStyle w:val="Heading2"/>
      </w:pPr>
      <w:bookmarkStart w:id="143" w:name="_Toc153394268"/>
      <w:r>
        <w:t>Biểu đồ tuần tự</w:t>
      </w:r>
      <w:bookmarkEnd w:id="143"/>
    </w:p>
    <w:p w14:paraId="0CE90F52" w14:textId="2975EF5A" w:rsidR="00DF1065" w:rsidRDefault="00DF1065" w:rsidP="00DF1065">
      <w:pPr>
        <w:pStyle w:val="Heading2"/>
      </w:pPr>
      <w:bookmarkStart w:id="144" w:name="_Toc153394269"/>
      <w:r>
        <w:t>Biểu đồ giao tiếp</w:t>
      </w:r>
      <w:bookmarkEnd w:id="144"/>
    </w:p>
    <w:p w14:paraId="2C6C0BCA" w14:textId="57CC679B" w:rsidR="00DF1065" w:rsidRPr="00DF1065" w:rsidRDefault="00DF1065" w:rsidP="00DF1065">
      <w:pPr>
        <w:pStyle w:val="Heading2"/>
      </w:pPr>
      <w:bookmarkStart w:id="145" w:name="_Toc153394270"/>
      <w:r>
        <w:t>Interface</w:t>
      </w:r>
      <w:bookmarkEnd w:id="145"/>
    </w:p>
    <w:p w14:paraId="6783F283" w14:textId="706E6650" w:rsidR="00FA3A9E" w:rsidRDefault="00FA3A9E" w:rsidP="00EF4E18">
      <w:pPr>
        <w:pStyle w:val="Heading1"/>
      </w:pPr>
      <w:bookmarkStart w:id="146" w:name="_Toc153394271"/>
      <w:r>
        <w:t>NỘI DUNG DỰ ÁN</w:t>
      </w:r>
      <w:bookmarkEnd w:id="146"/>
    </w:p>
    <w:p w14:paraId="11217A7F" w14:textId="4704BF0A" w:rsidR="00D23129" w:rsidRDefault="00D23129" w:rsidP="00D23129">
      <w:pPr>
        <w:pStyle w:val="Heading2"/>
      </w:pPr>
      <w:bookmarkStart w:id="147" w:name="_Toc153394272"/>
      <w:r>
        <w:t>Giao diện người dùng</w:t>
      </w:r>
      <w:bookmarkEnd w:id="147"/>
    </w:p>
    <w:p w14:paraId="2C229D99" w14:textId="4CF15B58" w:rsidR="007F4076" w:rsidRDefault="007F4076" w:rsidP="007F4076">
      <w:pPr>
        <w:pStyle w:val="Heading3"/>
      </w:pPr>
      <w:bookmarkStart w:id="148" w:name="_Toc153394273"/>
      <w:r>
        <w:t>Giao diện trang chủ</w:t>
      </w:r>
      <w:bookmarkEnd w:id="148"/>
    </w:p>
    <w:p w14:paraId="613D2B0A" w14:textId="77777777" w:rsidR="007F4076" w:rsidRDefault="007F4076" w:rsidP="007F4076">
      <w:pPr>
        <w:keepNext/>
      </w:pPr>
      <w:r>
        <w:rPr>
          <w:noProof/>
        </w:rPr>
        <w:drawing>
          <wp:inline distT="0" distB="0" distL="0" distR="0" wp14:anchorId="6146E2DC" wp14:editId="685346EF">
            <wp:extent cx="5943600" cy="2967355"/>
            <wp:effectExtent l="0" t="0" r="0" b="4445"/>
            <wp:docPr id="77094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40366" name=""/>
                    <pic:cNvPicPr/>
                  </pic:nvPicPr>
                  <pic:blipFill>
                    <a:blip r:embed="rId13"/>
                    <a:stretch>
                      <a:fillRect/>
                    </a:stretch>
                  </pic:blipFill>
                  <pic:spPr>
                    <a:xfrm>
                      <a:off x="0" y="0"/>
                      <a:ext cx="5943600" cy="2967355"/>
                    </a:xfrm>
                    <a:prstGeom prst="rect">
                      <a:avLst/>
                    </a:prstGeom>
                  </pic:spPr>
                </pic:pic>
              </a:graphicData>
            </a:graphic>
          </wp:inline>
        </w:drawing>
      </w:r>
    </w:p>
    <w:p w14:paraId="624A2E29" w14:textId="0BCAB17E" w:rsidR="007F4076" w:rsidRDefault="007F4076" w:rsidP="007F4076">
      <w:pPr>
        <w:pStyle w:val="Caption"/>
      </w:pPr>
      <w:r>
        <w:t xml:space="preserve">Hình </w:t>
      </w:r>
      <w:r>
        <w:fldChar w:fldCharType="begin"/>
      </w:r>
      <w:r>
        <w:instrText xml:space="preserve"> SEQ Hình \* ARABIC </w:instrText>
      </w:r>
      <w:r>
        <w:fldChar w:fldCharType="separate"/>
      </w:r>
      <w:r w:rsidR="00D70553">
        <w:rPr>
          <w:noProof/>
        </w:rPr>
        <w:t>1</w:t>
      </w:r>
      <w:r>
        <w:fldChar w:fldCharType="end"/>
      </w:r>
    </w:p>
    <w:p w14:paraId="36109259" w14:textId="6DBA2F26" w:rsidR="007F4076" w:rsidRDefault="007F4076" w:rsidP="007F4076">
      <w:pPr>
        <w:pStyle w:val="Heading3"/>
      </w:pPr>
      <w:bookmarkStart w:id="149" w:name="_Toc153394274"/>
      <w:r>
        <w:t>Giao diện danh sách nhà xuất bản</w:t>
      </w:r>
      <w:bookmarkEnd w:id="149"/>
    </w:p>
    <w:p w14:paraId="29D9F03A" w14:textId="77777777" w:rsidR="004D04F1" w:rsidRDefault="007F4076" w:rsidP="004D04F1">
      <w:pPr>
        <w:keepNext/>
      </w:pPr>
      <w:r>
        <w:rPr>
          <w:noProof/>
        </w:rPr>
        <w:drawing>
          <wp:inline distT="0" distB="0" distL="0" distR="0" wp14:anchorId="7A04E49C" wp14:editId="6B18F81E">
            <wp:extent cx="5943600" cy="1022350"/>
            <wp:effectExtent l="0" t="0" r="0" b="6350"/>
            <wp:docPr id="678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48" name=""/>
                    <pic:cNvPicPr/>
                  </pic:nvPicPr>
                  <pic:blipFill>
                    <a:blip r:embed="rId14"/>
                    <a:stretch>
                      <a:fillRect/>
                    </a:stretch>
                  </pic:blipFill>
                  <pic:spPr>
                    <a:xfrm>
                      <a:off x="0" y="0"/>
                      <a:ext cx="5943600" cy="1022350"/>
                    </a:xfrm>
                    <a:prstGeom prst="rect">
                      <a:avLst/>
                    </a:prstGeom>
                  </pic:spPr>
                </pic:pic>
              </a:graphicData>
            </a:graphic>
          </wp:inline>
        </w:drawing>
      </w:r>
    </w:p>
    <w:p w14:paraId="0F92AC8B" w14:textId="61039EC6" w:rsidR="004D04F1" w:rsidRDefault="004D04F1" w:rsidP="004D04F1">
      <w:pPr>
        <w:pStyle w:val="Caption"/>
      </w:pPr>
      <w:r>
        <w:t xml:space="preserve">Hình </w:t>
      </w:r>
      <w:r>
        <w:fldChar w:fldCharType="begin"/>
      </w:r>
      <w:r>
        <w:instrText xml:space="preserve"> SEQ Hình \* ARABIC </w:instrText>
      </w:r>
      <w:r>
        <w:fldChar w:fldCharType="separate"/>
      </w:r>
      <w:r w:rsidR="00D70553">
        <w:rPr>
          <w:noProof/>
        </w:rPr>
        <w:t>2</w:t>
      </w:r>
      <w:r>
        <w:fldChar w:fldCharType="end"/>
      </w:r>
    </w:p>
    <w:p w14:paraId="6F2C2F8D" w14:textId="77777777" w:rsidR="004D04F1" w:rsidRDefault="004D04F1" w:rsidP="004D04F1">
      <w:pPr>
        <w:pStyle w:val="Heading3"/>
      </w:pPr>
      <w:bookmarkStart w:id="150" w:name="_Toc153394275"/>
      <w:r>
        <w:lastRenderedPageBreak/>
        <w:t>Giao diện toàn bộ sách</w:t>
      </w:r>
      <w:bookmarkEnd w:id="150"/>
    </w:p>
    <w:p w14:paraId="63A7FDD1" w14:textId="77777777" w:rsidR="004D04F1" w:rsidRDefault="004D04F1" w:rsidP="004D04F1">
      <w:pPr>
        <w:keepNext/>
      </w:pPr>
      <w:r>
        <w:rPr>
          <w:noProof/>
        </w:rPr>
        <w:drawing>
          <wp:inline distT="0" distB="0" distL="0" distR="0" wp14:anchorId="1A840D65" wp14:editId="5D6EEA41">
            <wp:extent cx="5943600" cy="2384425"/>
            <wp:effectExtent l="0" t="0" r="0" b="0"/>
            <wp:docPr id="55698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84053" name=""/>
                    <pic:cNvPicPr/>
                  </pic:nvPicPr>
                  <pic:blipFill>
                    <a:blip r:embed="rId15"/>
                    <a:stretch>
                      <a:fillRect/>
                    </a:stretch>
                  </pic:blipFill>
                  <pic:spPr>
                    <a:xfrm>
                      <a:off x="0" y="0"/>
                      <a:ext cx="5943600" cy="2384425"/>
                    </a:xfrm>
                    <a:prstGeom prst="rect">
                      <a:avLst/>
                    </a:prstGeom>
                  </pic:spPr>
                </pic:pic>
              </a:graphicData>
            </a:graphic>
          </wp:inline>
        </w:drawing>
      </w:r>
    </w:p>
    <w:p w14:paraId="07D791A4" w14:textId="44A13195" w:rsidR="004D04F1" w:rsidRDefault="004D04F1" w:rsidP="004D04F1">
      <w:pPr>
        <w:pStyle w:val="Caption"/>
        <w:keepNext/>
      </w:pPr>
      <w:r>
        <w:t xml:space="preserve">Hình </w:t>
      </w:r>
      <w:r>
        <w:fldChar w:fldCharType="begin"/>
      </w:r>
      <w:r>
        <w:instrText xml:space="preserve"> SEQ Hình \* ARABIC </w:instrText>
      </w:r>
      <w:r>
        <w:fldChar w:fldCharType="separate"/>
      </w:r>
      <w:r w:rsidR="00D70553">
        <w:rPr>
          <w:noProof/>
        </w:rPr>
        <w:t>3</w:t>
      </w:r>
      <w:r>
        <w:fldChar w:fldCharType="end"/>
      </w:r>
      <w:r>
        <w:rPr>
          <w:noProof/>
        </w:rPr>
        <w:drawing>
          <wp:inline distT="0" distB="0" distL="0" distR="0" wp14:anchorId="05F4C20B" wp14:editId="0C4ABE65">
            <wp:extent cx="5943600" cy="1368425"/>
            <wp:effectExtent l="0" t="0" r="0" b="3175"/>
            <wp:docPr id="35842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3346" name=""/>
                    <pic:cNvPicPr/>
                  </pic:nvPicPr>
                  <pic:blipFill>
                    <a:blip r:embed="rId16"/>
                    <a:stretch>
                      <a:fillRect/>
                    </a:stretch>
                  </pic:blipFill>
                  <pic:spPr>
                    <a:xfrm>
                      <a:off x="0" y="0"/>
                      <a:ext cx="5943600" cy="1368425"/>
                    </a:xfrm>
                    <a:prstGeom prst="rect">
                      <a:avLst/>
                    </a:prstGeom>
                  </pic:spPr>
                </pic:pic>
              </a:graphicData>
            </a:graphic>
          </wp:inline>
        </w:drawing>
      </w:r>
    </w:p>
    <w:p w14:paraId="75F2834B" w14:textId="58E6420A" w:rsidR="00FA3A9E" w:rsidRDefault="004D04F1" w:rsidP="004D04F1">
      <w:pPr>
        <w:pStyle w:val="Caption"/>
      </w:pPr>
      <w:r>
        <w:t xml:space="preserve">Hình </w:t>
      </w:r>
      <w:r>
        <w:fldChar w:fldCharType="begin"/>
      </w:r>
      <w:r>
        <w:instrText xml:space="preserve"> SEQ Hình \* ARABIC </w:instrText>
      </w:r>
      <w:r>
        <w:fldChar w:fldCharType="separate"/>
      </w:r>
      <w:r w:rsidR="00D70553">
        <w:rPr>
          <w:noProof/>
        </w:rPr>
        <w:t>4</w:t>
      </w:r>
      <w:r>
        <w:fldChar w:fldCharType="end"/>
      </w:r>
    </w:p>
    <w:p w14:paraId="61F374C7" w14:textId="1D25D01B" w:rsidR="004D04F1" w:rsidRDefault="004D04F1" w:rsidP="004D04F1">
      <w:pPr>
        <w:pStyle w:val="Heading3"/>
      </w:pPr>
      <w:bookmarkStart w:id="151" w:name="_Toc153394276"/>
      <w:r>
        <w:t>Giao diện liên lạc</w:t>
      </w:r>
      <w:bookmarkEnd w:id="151"/>
    </w:p>
    <w:p w14:paraId="2315169F" w14:textId="77777777" w:rsidR="004D04F1" w:rsidRDefault="004D04F1" w:rsidP="004D04F1">
      <w:pPr>
        <w:keepNext/>
      </w:pPr>
      <w:r>
        <w:rPr>
          <w:noProof/>
        </w:rPr>
        <w:drawing>
          <wp:inline distT="0" distB="0" distL="0" distR="0" wp14:anchorId="6183450D" wp14:editId="44708BA8">
            <wp:extent cx="5943600" cy="1804670"/>
            <wp:effectExtent l="0" t="0" r="0" b="5080"/>
            <wp:docPr id="108882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5749" name=""/>
                    <pic:cNvPicPr/>
                  </pic:nvPicPr>
                  <pic:blipFill>
                    <a:blip r:embed="rId17"/>
                    <a:stretch>
                      <a:fillRect/>
                    </a:stretch>
                  </pic:blipFill>
                  <pic:spPr>
                    <a:xfrm>
                      <a:off x="0" y="0"/>
                      <a:ext cx="5943600" cy="1804670"/>
                    </a:xfrm>
                    <a:prstGeom prst="rect">
                      <a:avLst/>
                    </a:prstGeom>
                  </pic:spPr>
                </pic:pic>
              </a:graphicData>
            </a:graphic>
          </wp:inline>
        </w:drawing>
      </w:r>
    </w:p>
    <w:p w14:paraId="4EAD5FC5" w14:textId="409AF1E7" w:rsidR="004D04F1" w:rsidRDefault="004D04F1" w:rsidP="004D04F1">
      <w:pPr>
        <w:pStyle w:val="Caption"/>
      </w:pPr>
      <w:r>
        <w:t xml:space="preserve">Hình </w:t>
      </w:r>
      <w:r>
        <w:fldChar w:fldCharType="begin"/>
      </w:r>
      <w:r>
        <w:instrText xml:space="preserve"> SEQ Hình \* ARABIC </w:instrText>
      </w:r>
      <w:r>
        <w:fldChar w:fldCharType="separate"/>
      </w:r>
      <w:r w:rsidR="00D70553">
        <w:rPr>
          <w:noProof/>
        </w:rPr>
        <w:t>5</w:t>
      </w:r>
      <w:r>
        <w:fldChar w:fldCharType="end"/>
      </w:r>
    </w:p>
    <w:p w14:paraId="6394CE94" w14:textId="3AAF6A64" w:rsidR="004D04F1" w:rsidRDefault="004D04F1" w:rsidP="004D04F1">
      <w:pPr>
        <w:pStyle w:val="Heading3"/>
      </w:pPr>
      <w:bookmarkStart w:id="152" w:name="_Toc153394277"/>
      <w:r>
        <w:lastRenderedPageBreak/>
        <w:t>Giao diện giỏ hàng</w:t>
      </w:r>
      <w:bookmarkEnd w:id="152"/>
    </w:p>
    <w:p w14:paraId="4CD37498" w14:textId="77777777" w:rsidR="004D04F1" w:rsidRDefault="004D04F1" w:rsidP="004D04F1">
      <w:pPr>
        <w:keepNext/>
      </w:pPr>
      <w:r>
        <w:rPr>
          <w:noProof/>
        </w:rPr>
        <w:drawing>
          <wp:inline distT="0" distB="0" distL="0" distR="0" wp14:anchorId="5F1986A9" wp14:editId="44919586">
            <wp:extent cx="5943600" cy="1249680"/>
            <wp:effectExtent l="0" t="0" r="0" b="7620"/>
            <wp:docPr id="9669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90" name=""/>
                    <pic:cNvPicPr/>
                  </pic:nvPicPr>
                  <pic:blipFill>
                    <a:blip r:embed="rId18"/>
                    <a:stretch>
                      <a:fillRect/>
                    </a:stretch>
                  </pic:blipFill>
                  <pic:spPr>
                    <a:xfrm>
                      <a:off x="0" y="0"/>
                      <a:ext cx="5943600" cy="1249680"/>
                    </a:xfrm>
                    <a:prstGeom prst="rect">
                      <a:avLst/>
                    </a:prstGeom>
                  </pic:spPr>
                </pic:pic>
              </a:graphicData>
            </a:graphic>
          </wp:inline>
        </w:drawing>
      </w:r>
    </w:p>
    <w:p w14:paraId="76915B9C" w14:textId="2FF7DEA3" w:rsidR="004D04F1" w:rsidRDefault="004D04F1" w:rsidP="004D04F1">
      <w:pPr>
        <w:pStyle w:val="Caption"/>
      </w:pPr>
      <w:r>
        <w:t xml:space="preserve">Hình </w:t>
      </w:r>
      <w:r>
        <w:fldChar w:fldCharType="begin"/>
      </w:r>
      <w:r>
        <w:instrText xml:space="preserve"> SEQ Hình \* ARABIC </w:instrText>
      </w:r>
      <w:r>
        <w:fldChar w:fldCharType="separate"/>
      </w:r>
      <w:r w:rsidR="00D70553">
        <w:rPr>
          <w:noProof/>
        </w:rPr>
        <w:t>6</w:t>
      </w:r>
      <w:r>
        <w:fldChar w:fldCharType="end"/>
      </w:r>
    </w:p>
    <w:p w14:paraId="3A8201A3" w14:textId="7B32A8C2" w:rsidR="004D04F1" w:rsidRDefault="004D04F1" w:rsidP="004D04F1">
      <w:pPr>
        <w:pStyle w:val="Heading3"/>
      </w:pPr>
      <w:bookmarkStart w:id="153" w:name="_Toc153394278"/>
      <w:r>
        <w:t>Giao diện thông tin chi tiết sách</w:t>
      </w:r>
      <w:bookmarkEnd w:id="153"/>
    </w:p>
    <w:p w14:paraId="64F4178E" w14:textId="77777777" w:rsidR="004D04F1" w:rsidRDefault="004D04F1" w:rsidP="004D04F1">
      <w:pPr>
        <w:keepNext/>
      </w:pPr>
      <w:r>
        <w:rPr>
          <w:noProof/>
        </w:rPr>
        <w:drawing>
          <wp:inline distT="0" distB="0" distL="0" distR="0" wp14:anchorId="0C4B1E2E" wp14:editId="02C1BC09">
            <wp:extent cx="5943600" cy="2096770"/>
            <wp:effectExtent l="0" t="0" r="0" b="0"/>
            <wp:docPr id="175303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329" name=""/>
                    <pic:cNvPicPr/>
                  </pic:nvPicPr>
                  <pic:blipFill>
                    <a:blip r:embed="rId19"/>
                    <a:stretch>
                      <a:fillRect/>
                    </a:stretch>
                  </pic:blipFill>
                  <pic:spPr>
                    <a:xfrm>
                      <a:off x="0" y="0"/>
                      <a:ext cx="5943600" cy="2096770"/>
                    </a:xfrm>
                    <a:prstGeom prst="rect">
                      <a:avLst/>
                    </a:prstGeom>
                  </pic:spPr>
                </pic:pic>
              </a:graphicData>
            </a:graphic>
          </wp:inline>
        </w:drawing>
      </w:r>
    </w:p>
    <w:p w14:paraId="61812145" w14:textId="2468CA63" w:rsidR="004D04F1" w:rsidRDefault="004D04F1" w:rsidP="004D04F1">
      <w:pPr>
        <w:pStyle w:val="Caption"/>
      </w:pPr>
      <w:r>
        <w:t xml:space="preserve">Hình </w:t>
      </w:r>
      <w:r>
        <w:fldChar w:fldCharType="begin"/>
      </w:r>
      <w:r>
        <w:instrText xml:space="preserve"> SEQ Hình \* ARABIC </w:instrText>
      </w:r>
      <w:r>
        <w:fldChar w:fldCharType="separate"/>
      </w:r>
      <w:r w:rsidR="00D70553">
        <w:rPr>
          <w:noProof/>
        </w:rPr>
        <w:t>7</w:t>
      </w:r>
      <w:r>
        <w:fldChar w:fldCharType="end"/>
      </w:r>
    </w:p>
    <w:p w14:paraId="23ED5DA1" w14:textId="48D325EB" w:rsidR="004D04F1" w:rsidRDefault="004D04F1" w:rsidP="004D04F1">
      <w:pPr>
        <w:pStyle w:val="Heading3"/>
      </w:pPr>
      <w:bookmarkStart w:id="154" w:name="_Toc153394279"/>
      <w:r>
        <w:t>Giao diện đăng nhập dành riêng cho admin</w:t>
      </w:r>
      <w:bookmarkEnd w:id="154"/>
    </w:p>
    <w:p w14:paraId="7B539B26" w14:textId="77777777" w:rsidR="004D04F1" w:rsidRDefault="004D04F1" w:rsidP="004D04F1">
      <w:pPr>
        <w:keepNext/>
      </w:pPr>
      <w:r>
        <w:rPr>
          <w:noProof/>
        </w:rPr>
        <w:drawing>
          <wp:inline distT="0" distB="0" distL="0" distR="0" wp14:anchorId="2A5397F4" wp14:editId="0FC3A8F2">
            <wp:extent cx="5943600" cy="825500"/>
            <wp:effectExtent l="0" t="0" r="0" b="0"/>
            <wp:docPr id="5886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9468" name=""/>
                    <pic:cNvPicPr/>
                  </pic:nvPicPr>
                  <pic:blipFill>
                    <a:blip r:embed="rId20"/>
                    <a:stretch>
                      <a:fillRect/>
                    </a:stretch>
                  </pic:blipFill>
                  <pic:spPr>
                    <a:xfrm>
                      <a:off x="0" y="0"/>
                      <a:ext cx="5943600" cy="825500"/>
                    </a:xfrm>
                    <a:prstGeom prst="rect">
                      <a:avLst/>
                    </a:prstGeom>
                  </pic:spPr>
                </pic:pic>
              </a:graphicData>
            </a:graphic>
          </wp:inline>
        </w:drawing>
      </w:r>
    </w:p>
    <w:p w14:paraId="676287AE" w14:textId="53DFBFB3" w:rsidR="004D04F1" w:rsidRDefault="004D04F1" w:rsidP="004D04F1">
      <w:pPr>
        <w:pStyle w:val="Caption"/>
      </w:pPr>
      <w:r>
        <w:t xml:space="preserve">Hình </w:t>
      </w:r>
      <w:r>
        <w:fldChar w:fldCharType="begin"/>
      </w:r>
      <w:r>
        <w:instrText xml:space="preserve"> SEQ Hình \* ARABIC </w:instrText>
      </w:r>
      <w:r>
        <w:fldChar w:fldCharType="separate"/>
      </w:r>
      <w:r w:rsidR="00D70553">
        <w:rPr>
          <w:noProof/>
        </w:rPr>
        <w:t>8</w:t>
      </w:r>
      <w:r>
        <w:fldChar w:fldCharType="end"/>
      </w:r>
    </w:p>
    <w:p w14:paraId="2CE74975" w14:textId="4C18D920" w:rsidR="004D04F1" w:rsidRDefault="004D04F1" w:rsidP="004D04F1">
      <w:pPr>
        <w:pStyle w:val="Heading3"/>
      </w:pPr>
      <w:bookmarkStart w:id="155" w:name="_Toc153394280"/>
      <w:r>
        <w:lastRenderedPageBreak/>
        <w:t>Giao diện admin</w:t>
      </w:r>
      <w:bookmarkEnd w:id="155"/>
    </w:p>
    <w:p w14:paraId="3E17B077" w14:textId="77777777" w:rsidR="004D04F1" w:rsidRDefault="004D04F1" w:rsidP="004D04F1">
      <w:pPr>
        <w:keepNext/>
      </w:pPr>
      <w:r>
        <w:rPr>
          <w:noProof/>
        </w:rPr>
        <w:drawing>
          <wp:inline distT="0" distB="0" distL="0" distR="0" wp14:anchorId="13C27FE8" wp14:editId="036228D4">
            <wp:extent cx="5943600" cy="2819400"/>
            <wp:effectExtent l="0" t="0" r="0" b="0"/>
            <wp:docPr id="64877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2260" name=""/>
                    <pic:cNvPicPr/>
                  </pic:nvPicPr>
                  <pic:blipFill>
                    <a:blip r:embed="rId21"/>
                    <a:stretch>
                      <a:fillRect/>
                    </a:stretch>
                  </pic:blipFill>
                  <pic:spPr>
                    <a:xfrm>
                      <a:off x="0" y="0"/>
                      <a:ext cx="5943600" cy="2819400"/>
                    </a:xfrm>
                    <a:prstGeom prst="rect">
                      <a:avLst/>
                    </a:prstGeom>
                  </pic:spPr>
                </pic:pic>
              </a:graphicData>
            </a:graphic>
          </wp:inline>
        </w:drawing>
      </w:r>
    </w:p>
    <w:p w14:paraId="704E804E" w14:textId="06D1E861" w:rsidR="004D04F1" w:rsidRPr="004D04F1" w:rsidRDefault="004D04F1" w:rsidP="004D04F1">
      <w:pPr>
        <w:pStyle w:val="Caption"/>
      </w:pPr>
      <w:r>
        <w:t xml:space="preserve">Hình </w:t>
      </w:r>
      <w:r>
        <w:fldChar w:fldCharType="begin"/>
      </w:r>
      <w:r>
        <w:instrText xml:space="preserve"> SEQ Hình \* ARABIC </w:instrText>
      </w:r>
      <w:r>
        <w:fldChar w:fldCharType="separate"/>
      </w:r>
      <w:r w:rsidR="00D70553">
        <w:rPr>
          <w:noProof/>
        </w:rPr>
        <w:t>9</w:t>
      </w:r>
      <w:r>
        <w:fldChar w:fldCharType="end"/>
      </w:r>
    </w:p>
    <w:p w14:paraId="2845730F" w14:textId="712044AB" w:rsidR="004135AE" w:rsidRDefault="004135AE" w:rsidP="004135AE">
      <w:pPr>
        <w:pStyle w:val="Heading3"/>
      </w:pPr>
      <w:bookmarkStart w:id="156" w:name="_Toc153394281"/>
      <w:r>
        <w:t>Giao diện chỉnh sửa thông tin sách của admin</w:t>
      </w:r>
      <w:bookmarkEnd w:id="156"/>
    </w:p>
    <w:p w14:paraId="0D7B28D7" w14:textId="77777777" w:rsidR="00D70553" w:rsidRDefault="004135AE" w:rsidP="00D70553">
      <w:pPr>
        <w:keepNext/>
      </w:pPr>
      <w:r>
        <w:rPr>
          <w:noProof/>
        </w:rPr>
        <w:drawing>
          <wp:inline distT="0" distB="0" distL="0" distR="0" wp14:anchorId="3F5F2BF3" wp14:editId="2FF8A6B5">
            <wp:extent cx="5943600" cy="2037715"/>
            <wp:effectExtent l="0" t="0" r="0" b="635"/>
            <wp:docPr id="140243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0386" name=""/>
                    <pic:cNvPicPr/>
                  </pic:nvPicPr>
                  <pic:blipFill>
                    <a:blip r:embed="rId22"/>
                    <a:stretch>
                      <a:fillRect/>
                    </a:stretch>
                  </pic:blipFill>
                  <pic:spPr>
                    <a:xfrm>
                      <a:off x="0" y="0"/>
                      <a:ext cx="5943600" cy="2037715"/>
                    </a:xfrm>
                    <a:prstGeom prst="rect">
                      <a:avLst/>
                    </a:prstGeom>
                  </pic:spPr>
                </pic:pic>
              </a:graphicData>
            </a:graphic>
          </wp:inline>
        </w:drawing>
      </w:r>
    </w:p>
    <w:p w14:paraId="1B51B727" w14:textId="16F6A852" w:rsidR="004135AE" w:rsidRDefault="00D70553" w:rsidP="00D70553">
      <w:pPr>
        <w:pStyle w:val="Caption"/>
      </w:pPr>
      <w:r>
        <w:t xml:space="preserve">Hình </w:t>
      </w:r>
      <w:r>
        <w:fldChar w:fldCharType="begin"/>
      </w:r>
      <w:r>
        <w:instrText xml:space="preserve"> SEQ Hình \* ARABIC </w:instrText>
      </w:r>
      <w:r>
        <w:fldChar w:fldCharType="separate"/>
      </w:r>
      <w:r>
        <w:rPr>
          <w:noProof/>
        </w:rPr>
        <w:t>10</w:t>
      </w:r>
      <w:r>
        <w:fldChar w:fldCharType="end"/>
      </w:r>
    </w:p>
    <w:p w14:paraId="63456429" w14:textId="0DE167A4" w:rsidR="004135AE" w:rsidRDefault="004135AE" w:rsidP="004135AE">
      <w:pPr>
        <w:pStyle w:val="Heading3"/>
      </w:pPr>
      <w:r>
        <w:br w:type="page"/>
      </w:r>
    </w:p>
    <w:p w14:paraId="4F834BB4" w14:textId="3074B868" w:rsidR="00874546" w:rsidRDefault="00FA3A9E" w:rsidP="00FA3A9E">
      <w:pPr>
        <w:pStyle w:val="Heading1"/>
      </w:pPr>
      <w:bookmarkStart w:id="157" w:name="_Toc153394282"/>
      <w:r>
        <w:lastRenderedPageBreak/>
        <w:t>KẾT LUẬN</w:t>
      </w:r>
      <w:r w:rsidR="004135AE">
        <w:t xml:space="preserve"> VÀ HƯỚNG PHÁT TRIỂN</w:t>
      </w:r>
      <w:bookmarkEnd w:id="157"/>
    </w:p>
    <w:p w14:paraId="75939220" w14:textId="77777777" w:rsidR="004135AE" w:rsidRPr="004135AE" w:rsidRDefault="004135AE" w:rsidP="004135AE">
      <w:pPr>
        <w:pStyle w:val="Heading2"/>
        <w:rPr>
          <w:sz w:val="36"/>
          <w:szCs w:val="32"/>
        </w:rPr>
      </w:pPr>
      <w:bookmarkStart w:id="158" w:name="_Toc153394283"/>
      <w:r>
        <w:t>Kết quả đạt được</w:t>
      </w:r>
      <w:bookmarkEnd w:id="158"/>
    </w:p>
    <w:p w14:paraId="68F5940B" w14:textId="1BBA8EEF" w:rsidR="004135AE" w:rsidRPr="004135AE" w:rsidRDefault="004135AE" w:rsidP="004135AE">
      <w:pPr>
        <w:pStyle w:val="ListParagraph"/>
        <w:numPr>
          <w:ilvl w:val="0"/>
          <w:numId w:val="12"/>
        </w:numPr>
        <w:rPr>
          <w:szCs w:val="26"/>
        </w:rPr>
      </w:pPr>
      <w:r w:rsidRPr="004135AE">
        <w:rPr>
          <w:szCs w:val="26"/>
        </w:rPr>
        <w:t>Bản thân tích lũy được một số kinh nghiệm mà trước khi thực hiện dự án chưa có.</w:t>
      </w:r>
    </w:p>
    <w:p w14:paraId="303D6781" w14:textId="77777777" w:rsidR="004135AE" w:rsidRPr="004135AE" w:rsidRDefault="004135AE" w:rsidP="004135AE">
      <w:pPr>
        <w:pStyle w:val="ListParagraph"/>
        <w:numPr>
          <w:ilvl w:val="0"/>
          <w:numId w:val="12"/>
        </w:numPr>
        <w:rPr>
          <w:szCs w:val="26"/>
        </w:rPr>
      </w:pPr>
      <w:r w:rsidRPr="004135AE">
        <w:rPr>
          <w:szCs w:val="26"/>
        </w:rPr>
        <w:t>Ứng dụng một cách cơ bản các kiến thức đã học (HTML, CSS, JavaScript, PHP, MySQL và áp dụng 1 số framework</w:t>
      </w:r>
      <w:r w:rsidRPr="004135AE">
        <w:rPr>
          <w:spacing w:val="-2"/>
          <w:szCs w:val="26"/>
        </w:rPr>
        <w:t xml:space="preserve"> </w:t>
      </w:r>
      <w:r w:rsidRPr="004135AE">
        <w:rPr>
          <w:szCs w:val="26"/>
        </w:rPr>
        <w:t>...)</w:t>
      </w:r>
    </w:p>
    <w:p w14:paraId="3EB87CDB" w14:textId="77777777" w:rsidR="004135AE" w:rsidRPr="004135AE" w:rsidRDefault="004135AE" w:rsidP="004135AE">
      <w:pPr>
        <w:pStyle w:val="ListParagraph"/>
        <w:numPr>
          <w:ilvl w:val="0"/>
          <w:numId w:val="12"/>
        </w:numPr>
        <w:rPr>
          <w:szCs w:val="26"/>
        </w:rPr>
      </w:pPr>
      <w:r w:rsidRPr="004135AE">
        <w:rPr>
          <w:szCs w:val="26"/>
        </w:rPr>
        <w:t>Xây dựng website thông qua hướng dẫn của giảng viên, phân tích thiết kế hệ thống và đặc tả được một số chức năng cơ</w:t>
      </w:r>
      <w:r w:rsidRPr="004135AE">
        <w:rPr>
          <w:spacing w:val="-3"/>
          <w:szCs w:val="26"/>
        </w:rPr>
        <w:t xml:space="preserve"> </w:t>
      </w:r>
      <w:r w:rsidRPr="004135AE">
        <w:rPr>
          <w:szCs w:val="26"/>
        </w:rPr>
        <w:t>bản.</w:t>
      </w:r>
    </w:p>
    <w:p w14:paraId="469AB1DA" w14:textId="5F4CADF6" w:rsidR="004135AE" w:rsidRPr="004135AE" w:rsidRDefault="004135AE" w:rsidP="004135AE">
      <w:pPr>
        <w:pStyle w:val="ListParagraph"/>
        <w:numPr>
          <w:ilvl w:val="0"/>
          <w:numId w:val="12"/>
        </w:numPr>
        <w:rPr>
          <w:szCs w:val="26"/>
        </w:rPr>
      </w:pPr>
      <w:r w:rsidRPr="004135AE">
        <w:rPr>
          <w:szCs w:val="26"/>
        </w:rPr>
        <w:t>Rèn luyện khả năng làm việc một</w:t>
      </w:r>
      <w:r w:rsidRPr="004135AE">
        <w:rPr>
          <w:spacing w:val="-7"/>
          <w:szCs w:val="26"/>
        </w:rPr>
        <w:t xml:space="preserve"> </w:t>
      </w:r>
      <w:r w:rsidRPr="004135AE">
        <w:rPr>
          <w:szCs w:val="26"/>
        </w:rPr>
        <w:t>mình.</w:t>
      </w:r>
    </w:p>
    <w:p w14:paraId="589C7275" w14:textId="2875013B" w:rsidR="004135AE" w:rsidRDefault="004135AE" w:rsidP="004135AE">
      <w:pPr>
        <w:pStyle w:val="Heading2"/>
      </w:pPr>
      <w:bookmarkStart w:id="159" w:name="_Toc153394284"/>
      <w:r>
        <w:t>Nhận xét ưu nhược của website</w:t>
      </w:r>
      <w:bookmarkEnd w:id="159"/>
    </w:p>
    <w:p w14:paraId="0B66ECCF" w14:textId="77777777" w:rsidR="004135AE" w:rsidRPr="004135AE" w:rsidRDefault="004135AE" w:rsidP="004135AE">
      <w:pPr>
        <w:pStyle w:val="ListParagraph"/>
        <w:numPr>
          <w:ilvl w:val="0"/>
          <w:numId w:val="13"/>
        </w:numPr>
        <w:rPr>
          <w:szCs w:val="26"/>
        </w:rPr>
      </w:pPr>
      <w:r w:rsidRPr="004135AE">
        <w:rPr>
          <w:szCs w:val="26"/>
        </w:rPr>
        <w:t>Ưu điểm: Website có giao diện thân thiện và dễ sử dụng, có các chức năng cơ bản, phù hợp của một trang web bất động</w:t>
      </w:r>
      <w:r w:rsidRPr="004135AE">
        <w:rPr>
          <w:spacing w:val="-6"/>
          <w:szCs w:val="26"/>
        </w:rPr>
        <w:t xml:space="preserve"> </w:t>
      </w:r>
      <w:r w:rsidRPr="004135AE">
        <w:rPr>
          <w:szCs w:val="26"/>
        </w:rPr>
        <w:t>sản.</w:t>
      </w:r>
    </w:p>
    <w:p w14:paraId="2BBCF745" w14:textId="6D22B3AA" w:rsidR="004135AE" w:rsidRDefault="004135AE" w:rsidP="004135AE">
      <w:pPr>
        <w:pStyle w:val="ListParagraph"/>
        <w:numPr>
          <w:ilvl w:val="0"/>
          <w:numId w:val="13"/>
        </w:numPr>
        <w:rPr>
          <w:szCs w:val="26"/>
        </w:rPr>
      </w:pPr>
      <w:r w:rsidRPr="004135AE">
        <w:rPr>
          <w:szCs w:val="26"/>
        </w:rPr>
        <w:t>Nhược điểm: Chưa thể tối ưu code, tính bảo mật người dùng chưa tối</w:t>
      </w:r>
      <w:r w:rsidRPr="004135AE">
        <w:rPr>
          <w:spacing w:val="-12"/>
          <w:szCs w:val="26"/>
        </w:rPr>
        <w:t xml:space="preserve"> </w:t>
      </w:r>
      <w:r w:rsidRPr="004135AE">
        <w:rPr>
          <w:szCs w:val="26"/>
        </w:rPr>
        <w:t>ưu.</w:t>
      </w:r>
    </w:p>
    <w:p w14:paraId="660BC8C9" w14:textId="4989CAC0" w:rsidR="004135AE" w:rsidRDefault="004135AE" w:rsidP="004135AE">
      <w:pPr>
        <w:pStyle w:val="Heading2"/>
      </w:pPr>
      <w:bookmarkStart w:id="160" w:name="_Toc153394285"/>
      <w:r>
        <w:t>Hướng phát triển</w:t>
      </w:r>
      <w:bookmarkEnd w:id="160"/>
    </w:p>
    <w:p w14:paraId="1B306A13" w14:textId="77777777" w:rsidR="004135AE" w:rsidRPr="004135AE" w:rsidRDefault="004135AE" w:rsidP="004135AE">
      <w:pPr>
        <w:pStyle w:val="ListParagraph"/>
        <w:numPr>
          <w:ilvl w:val="0"/>
          <w:numId w:val="14"/>
        </w:numPr>
        <w:rPr>
          <w:szCs w:val="26"/>
        </w:rPr>
      </w:pPr>
      <w:r w:rsidRPr="004135AE">
        <w:rPr>
          <w:szCs w:val="26"/>
        </w:rPr>
        <w:t>Nâng cấp trang web mượt mà</w:t>
      </w:r>
      <w:r w:rsidRPr="004135AE">
        <w:rPr>
          <w:spacing w:val="-4"/>
          <w:szCs w:val="26"/>
        </w:rPr>
        <w:t xml:space="preserve"> </w:t>
      </w:r>
      <w:r w:rsidRPr="004135AE">
        <w:rPr>
          <w:szCs w:val="26"/>
        </w:rPr>
        <w:t>hơn.</w:t>
      </w:r>
    </w:p>
    <w:p w14:paraId="2B6211AD" w14:textId="77777777" w:rsidR="004135AE" w:rsidRPr="004135AE" w:rsidRDefault="004135AE" w:rsidP="004135AE">
      <w:pPr>
        <w:pStyle w:val="ListParagraph"/>
        <w:numPr>
          <w:ilvl w:val="0"/>
          <w:numId w:val="14"/>
        </w:numPr>
        <w:rPr>
          <w:szCs w:val="26"/>
        </w:rPr>
      </w:pPr>
      <w:r w:rsidRPr="004135AE">
        <w:rPr>
          <w:szCs w:val="26"/>
        </w:rPr>
        <w:t>Kiểm tra các trường hợp còn thiếu</w:t>
      </w:r>
      <w:r w:rsidRPr="004135AE">
        <w:rPr>
          <w:spacing w:val="-20"/>
          <w:szCs w:val="26"/>
        </w:rPr>
        <w:t xml:space="preserve"> </w:t>
      </w:r>
      <w:r w:rsidRPr="004135AE">
        <w:rPr>
          <w:szCs w:val="26"/>
        </w:rPr>
        <w:t>sót.</w:t>
      </w:r>
    </w:p>
    <w:p w14:paraId="6C4CEB38" w14:textId="77777777" w:rsidR="004135AE" w:rsidRPr="004135AE" w:rsidRDefault="004135AE" w:rsidP="004135AE">
      <w:pPr>
        <w:pStyle w:val="ListParagraph"/>
        <w:numPr>
          <w:ilvl w:val="0"/>
          <w:numId w:val="14"/>
        </w:numPr>
        <w:rPr>
          <w:szCs w:val="26"/>
        </w:rPr>
      </w:pPr>
      <w:r w:rsidRPr="004135AE">
        <w:rPr>
          <w:szCs w:val="26"/>
        </w:rPr>
        <w:t>Nâng cao chế độ bảo mật cho</w:t>
      </w:r>
      <w:r w:rsidRPr="004135AE">
        <w:rPr>
          <w:spacing w:val="-19"/>
          <w:szCs w:val="26"/>
        </w:rPr>
        <w:t xml:space="preserve"> </w:t>
      </w:r>
      <w:r w:rsidRPr="004135AE">
        <w:rPr>
          <w:szCs w:val="26"/>
        </w:rPr>
        <w:t>website.</w:t>
      </w:r>
    </w:p>
    <w:p w14:paraId="5DE8A739" w14:textId="77777777" w:rsidR="004135AE" w:rsidRPr="004135AE" w:rsidRDefault="004135AE" w:rsidP="004135AE">
      <w:pPr>
        <w:pStyle w:val="ListParagraph"/>
        <w:numPr>
          <w:ilvl w:val="0"/>
          <w:numId w:val="14"/>
        </w:numPr>
        <w:rPr>
          <w:szCs w:val="26"/>
        </w:rPr>
      </w:pPr>
      <w:r w:rsidRPr="004135AE">
        <w:rPr>
          <w:szCs w:val="26"/>
        </w:rPr>
        <w:t>Xây dựng thêm nhiều chức năng để hệ thống đầy đủ và toàn vẹn</w:t>
      </w:r>
      <w:r w:rsidRPr="004135AE">
        <w:rPr>
          <w:spacing w:val="-12"/>
          <w:szCs w:val="26"/>
        </w:rPr>
        <w:t xml:space="preserve"> </w:t>
      </w:r>
      <w:r w:rsidRPr="004135AE">
        <w:rPr>
          <w:szCs w:val="26"/>
        </w:rPr>
        <w:t>hơn.</w:t>
      </w:r>
    </w:p>
    <w:p w14:paraId="4164147E" w14:textId="77777777" w:rsidR="004135AE" w:rsidRPr="004135AE" w:rsidRDefault="004135AE" w:rsidP="004135AE">
      <w:pPr>
        <w:pStyle w:val="ListParagraph"/>
        <w:numPr>
          <w:ilvl w:val="0"/>
          <w:numId w:val="14"/>
        </w:numPr>
        <w:rPr>
          <w:szCs w:val="26"/>
        </w:rPr>
      </w:pPr>
      <w:r w:rsidRPr="004135AE">
        <w:rPr>
          <w:szCs w:val="26"/>
        </w:rPr>
        <w:t>Tìm hiểu xu hướng của người dùng để chỉnh sửa, bổ sung hệ thống phù hợp</w:t>
      </w:r>
      <w:r w:rsidRPr="004135AE">
        <w:rPr>
          <w:spacing w:val="-18"/>
          <w:szCs w:val="26"/>
        </w:rPr>
        <w:t xml:space="preserve"> </w:t>
      </w:r>
      <w:r w:rsidRPr="004135AE">
        <w:rPr>
          <w:szCs w:val="26"/>
        </w:rPr>
        <w:t>hơn.</w:t>
      </w:r>
    </w:p>
    <w:p w14:paraId="3772F6FF" w14:textId="77777777" w:rsidR="004135AE" w:rsidRPr="004135AE" w:rsidRDefault="004135AE" w:rsidP="004135AE">
      <w:pPr>
        <w:pStyle w:val="ListParagraph"/>
        <w:numPr>
          <w:ilvl w:val="0"/>
          <w:numId w:val="14"/>
        </w:numPr>
        <w:rPr>
          <w:szCs w:val="26"/>
        </w:rPr>
      </w:pPr>
      <w:r w:rsidRPr="004135AE">
        <w:rPr>
          <w:szCs w:val="26"/>
        </w:rPr>
        <w:t>Phát triển thêm module chuyển đổi ngôn ngữ giúp cho những người nước ngoài</w:t>
      </w:r>
      <w:r w:rsidRPr="004135AE">
        <w:rPr>
          <w:spacing w:val="-31"/>
          <w:szCs w:val="26"/>
        </w:rPr>
        <w:t xml:space="preserve"> </w:t>
      </w:r>
      <w:r w:rsidRPr="004135AE">
        <w:rPr>
          <w:szCs w:val="26"/>
        </w:rPr>
        <w:t>cũng có thể sử dụng dễ dàng hơn, nhằm mở rộng quy mô dự án ra khắp cả</w:t>
      </w:r>
      <w:r w:rsidRPr="004135AE">
        <w:rPr>
          <w:spacing w:val="-19"/>
          <w:szCs w:val="26"/>
        </w:rPr>
        <w:t xml:space="preserve"> </w:t>
      </w:r>
      <w:r w:rsidRPr="004135AE">
        <w:rPr>
          <w:szCs w:val="26"/>
        </w:rPr>
        <w:t>nước.</w:t>
      </w:r>
    </w:p>
    <w:p w14:paraId="7824146C" w14:textId="77777777" w:rsidR="004135AE" w:rsidRPr="004135AE" w:rsidRDefault="004135AE" w:rsidP="004135AE"/>
    <w:p w14:paraId="572A6D20" w14:textId="77777777" w:rsidR="004135AE" w:rsidRDefault="004135AE">
      <w:pPr>
        <w:rPr>
          <w:rFonts w:eastAsiaTheme="majorEastAsia" w:cstheme="majorBidi"/>
          <w:b/>
          <w:sz w:val="36"/>
          <w:szCs w:val="32"/>
        </w:rPr>
      </w:pPr>
      <w:r>
        <w:br w:type="page"/>
      </w:r>
    </w:p>
    <w:p w14:paraId="17D9538B" w14:textId="46341585" w:rsidR="00FA3A9E" w:rsidRPr="00FA3A9E" w:rsidRDefault="00874546" w:rsidP="004135AE">
      <w:pPr>
        <w:pStyle w:val="Heading1"/>
        <w:numPr>
          <w:ilvl w:val="0"/>
          <w:numId w:val="0"/>
        </w:numPr>
        <w:ind w:left="360" w:hanging="360"/>
      </w:pPr>
      <w:bookmarkStart w:id="161" w:name="_Toc153394286"/>
      <w:r>
        <w:lastRenderedPageBreak/>
        <w:t>TÀI LIỆU THAM KHẢO</w:t>
      </w:r>
      <w:bookmarkEnd w:id="161"/>
    </w:p>
    <w:sectPr w:rsidR="00FA3A9E" w:rsidRPr="00FA3A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AA865" w14:textId="77777777" w:rsidR="00E81BD9" w:rsidRDefault="00E81BD9">
      <w:pPr>
        <w:spacing w:after="0" w:line="240" w:lineRule="auto"/>
      </w:pPr>
      <w:r>
        <w:separator/>
      </w:r>
    </w:p>
  </w:endnote>
  <w:endnote w:type="continuationSeparator" w:id="0">
    <w:p w14:paraId="218D64C1" w14:textId="77777777" w:rsidR="00E81BD9" w:rsidRDefault="00E8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Gothic UI">
    <w:panose1 w:val="020B05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E32D7" w14:textId="77777777" w:rsidR="00E81BD9" w:rsidRDefault="00E81BD9">
      <w:pPr>
        <w:spacing w:after="0" w:line="240" w:lineRule="auto"/>
      </w:pPr>
      <w:r>
        <w:separator/>
      </w:r>
    </w:p>
  </w:footnote>
  <w:footnote w:type="continuationSeparator" w:id="0">
    <w:p w14:paraId="61FA36C3" w14:textId="77777777" w:rsidR="00E81BD9" w:rsidRDefault="00E81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7B7"/>
    <w:multiLevelType w:val="hybridMultilevel"/>
    <w:tmpl w:val="2E6C6B5E"/>
    <w:lvl w:ilvl="0" w:tplc="13145938">
      <w:start w:val="1"/>
      <w:numFmt w:val="bullet"/>
      <w:lvlText w:val="-"/>
      <w:lvlJc w:val="left"/>
      <w:pPr>
        <w:ind w:left="720" w:hanging="360"/>
      </w:pPr>
      <w:rPr>
        <w:rFonts w:ascii="Yu Gothic UI" w:eastAsia="Yu Gothic UI" w:hAnsi="Yu Gothic UI"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C50F25"/>
    <w:multiLevelType w:val="hybridMultilevel"/>
    <w:tmpl w:val="BFDAA79A"/>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04D59"/>
    <w:multiLevelType w:val="hybridMultilevel"/>
    <w:tmpl w:val="1F6CD7D0"/>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35800"/>
    <w:multiLevelType w:val="hybridMultilevel"/>
    <w:tmpl w:val="57326F02"/>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93139"/>
    <w:multiLevelType w:val="multilevel"/>
    <w:tmpl w:val="1AE2986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21E82"/>
    <w:multiLevelType w:val="hybridMultilevel"/>
    <w:tmpl w:val="200A68EA"/>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82725"/>
    <w:multiLevelType w:val="hybridMultilevel"/>
    <w:tmpl w:val="79008D64"/>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E07CB"/>
    <w:multiLevelType w:val="hybridMultilevel"/>
    <w:tmpl w:val="39967FFC"/>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97174"/>
    <w:multiLevelType w:val="hybridMultilevel"/>
    <w:tmpl w:val="6F4C5754"/>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D122C"/>
    <w:multiLevelType w:val="hybridMultilevel"/>
    <w:tmpl w:val="A252BB56"/>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CD6FFE"/>
    <w:multiLevelType w:val="hybridMultilevel"/>
    <w:tmpl w:val="6742E0A2"/>
    <w:lvl w:ilvl="0" w:tplc="1314593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377B2"/>
    <w:multiLevelType w:val="hybridMultilevel"/>
    <w:tmpl w:val="B0D8E488"/>
    <w:lvl w:ilvl="0" w:tplc="A9EEB22C">
      <w:start w:val="4"/>
      <w:numFmt w:val="bullet"/>
      <w:lvlText w:val="-"/>
      <w:lvlJc w:val="left"/>
      <w:pPr>
        <w:ind w:left="720" w:hanging="360"/>
      </w:pPr>
      <w:rPr>
        <w:rFonts w:ascii="Times New Roman" w:eastAsia="Times New Roman" w:hAnsi="Times New Roman" w:cs="Times New Roman"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400C5D"/>
    <w:multiLevelType w:val="hybridMultilevel"/>
    <w:tmpl w:val="F8B4CF5E"/>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249D5"/>
    <w:multiLevelType w:val="hybridMultilevel"/>
    <w:tmpl w:val="7F9E3AC4"/>
    <w:lvl w:ilvl="0" w:tplc="DC4C0CE2">
      <w:numFmt w:val="bullet"/>
      <w:lvlText w:val="-"/>
      <w:lvlJc w:val="left"/>
      <w:pPr>
        <w:ind w:left="982" w:hanging="176"/>
      </w:pPr>
      <w:rPr>
        <w:rFonts w:ascii="Times New Roman" w:eastAsia="Times New Roman" w:hAnsi="Times New Roman" w:cs="Times New Roman" w:hint="default"/>
        <w:w w:val="100"/>
        <w:sz w:val="26"/>
        <w:szCs w:val="26"/>
        <w:lang w:val="vi" w:eastAsia="en-US" w:bidi="ar-SA"/>
      </w:rPr>
    </w:lvl>
    <w:lvl w:ilvl="1" w:tplc="BE823842">
      <w:numFmt w:val="bullet"/>
      <w:lvlText w:val="•"/>
      <w:lvlJc w:val="left"/>
      <w:pPr>
        <w:ind w:left="1980" w:hanging="176"/>
      </w:pPr>
      <w:rPr>
        <w:rFonts w:hint="default"/>
        <w:lang w:val="vi" w:eastAsia="en-US" w:bidi="ar-SA"/>
      </w:rPr>
    </w:lvl>
    <w:lvl w:ilvl="2" w:tplc="9D26242C">
      <w:numFmt w:val="bullet"/>
      <w:lvlText w:val="•"/>
      <w:lvlJc w:val="left"/>
      <w:pPr>
        <w:ind w:left="2981" w:hanging="176"/>
      </w:pPr>
      <w:rPr>
        <w:rFonts w:hint="default"/>
        <w:lang w:val="vi" w:eastAsia="en-US" w:bidi="ar-SA"/>
      </w:rPr>
    </w:lvl>
    <w:lvl w:ilvl="3" w:tplc="F8E611DC">
      <w:numFmt w:val="bullet"/>
      <w:lvlText w:val="•"/>
      <w:lvlJc w:val="left"/>
      <w:pPr>
        <w:ind w:left="3981" w:hanging="176"/>
      </w:pPr>
      <w:rPr>
        <w:rFonts w:hint="default"/>
        <w:lang w:val="vi" w:eastAsia="en-US" w:bidi="ar-SA"/>
      </w:rPr>
    </w:lvl>
    <w:lvl w:ilvl="4" w:tplc="A7249FC4">
      <w:numFmt w:val="bullet"/>
      <w:lvlText w:val="•"/>
      <w:lvlJc w:val="left"/>
      <w:pPr>
        <w:ind w:left="4982" w:hanging="176"/>
      </w:pPr>
      <w:rPr>
        <w:rFonts w:hint="default"/>
        <w:lang w:val="vi" w:eastAsia="en-US" w:bidi="ar-SA"/>
      </w:rPr>
    </w:lvl>
    <w:lvl w:ilvl="5" w:tplc="8FEE467E">
      <w:numFmt w:val="bullet"/>
      <w:lvlText w:val="•"/>
      <w:lvlJc w:val="left"/>
      <w:pPr>
        <w:ind w:left="5982" w:hanging="176"/>
      </w:pPr>
      <w:rPr>
        <w:rFonts w:hint="default"/>
        <w:lang w:val="vi" w:eastAsia="en-US" w:bidi="ar-SA"/>
      </w:rPr>
    </w:lvl>
    <w:lvl w:ilvl="6" w:tplc="E138BC64">
      <w:numFmt w:val="bullet"/>
      <w:lvlText w:val="•"/>
      <w:lvlJc w:val="left"/>
      <w:pPr>
        <w:ind w:left="6983" w:hanging="176"/>
      </w:pPr>
      <w:rPr>
        <w:rFonts w:hint="default"/>
        <w:lang w:val="vi" w:eastAsia="en-US" w:bidi="ar-SA"/>
      </w:rPr>
    </w:lvl>
    <w:lvl w:ilvl="7" w:tplc="CB82B6D4">
      <w:numFmt w:val="bullet"/>
      <w:lvlText w:val="•"/>
      <w:lvlJc w:val="left"/>
      <w:pPr>
        <w:ind w:left="7983" w:hanging="176"/>
      </w:pPr>
      <w:rPr>
        <w:rFonts w:hint="default"/>
        <w:lang w:val="vi" w:eastAsia="en-US" w:bidi="ar-SA"/>
      </w:rPr>
    </w:lvl>
    <w:lvl w:ilvl="8" w:tplc="5ADE7006">
      <w:numFmt w:val="bullet"/>
      <w:lvlText w:val="•"/>
      <w:lvlJc w:val="left"/>
      <w:pPr>
        <w:ind w:left="8984" w:hanging="176"/>
      </w:pPr>
      <w:rPr>
        <w:rFonts w:hint="default"/>
        <w:lang w:val="vi" w:eastAsia="en-US" w:bidi="ar-SA"/>
      </w:rPr>
    </w:lvl>
  </w:abstractNum>
  <w:abstractNum w:abstractNumId="14" w15:restartNumberingAfterBreak="0">
    <w:nsid w:val="380A11F0"/>
    <w:multiLevelType w:val="hybridMultilevel"/>
    <w:tmpl w:val="CAACA840"/>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D6289"/>
    <w:multiLevelType w:val="hybridMultilevel"/>
    <w:tmpl w:val="BA40BFE6"/>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43648"/>
    <w:multiLevelType w:val="hybridMultilevel"/>
    <w:tmpl w:val="7160E5AA"/>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24A40"/>
    <w:multiLevelType w:val="hybridMultilevel"/>
    <w:tmpl w:val="955093CC"/>
    <w:lvl w:ilvl="0" w:tplc="B486251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D4D7B"/>
    <w:multiLevelType w:val="hybridMultilevel"/>
    <w:tmpl w:val="453C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7B660D"/>
    <w:multiLevelType w:val="hybridMultilevel"/>
    <w:tmpl w:val="B750F5D4"/>
    <w:lvl w:ilvl="0" w:tplc="580A0CDC">
      <w:numFmt w:val="bullet"/>
      <w:lvlText w:val="-"/>
      <w:lvlJc w:val="left"/>
      <w:pPr>
        <w:ind w:left="982" w:hanging="184"/>
      </w:pPr>
      <w:rPr>
        <w:rFonts w:ascii="Times New Roman" w:eastAsia="Times New Roman" w:hAnsi="Times New Roman" w:cs="Times New Roman" w:hint="default"/>
        <w:w w:val="100"/>
        <w:sz w:val="26"/>
        <w:szCs w:val="26"/>
        <w:lang w:val="vi" w:eastAsia="en-US" w:bidi="ar-SA"/>
      </w:rPr>
    </w:lvl>
    <w:lvl w:ilvl="1" w:tplc="A00A4106">
      <w:numFmt w:val="bullet"/>
      <w:lvlText w:val="•"/>
      <w:lvlJc w:val="left"/>
      <w:pPr>
        <w:ind w:left="1980" w:hanging="184"/>
      </w:pPr>
      <w:rPr>
        <w:rFonts w:hint="default"/>
        <w:lang w:val="vi" w:eastAsia="en-US" w:bidi="ar-SA"/>
      </w:rPr>
    </w:lvl>
    <w:lvl w:ilvl="2" w:tplc="03A8A7DA">
      <w:numFmt w:val="bullet"/>
      <w:lvlText w:val="•"/>
      <w:lvlJc w:val="left"/>
      <w:pPr>
        <w:ind w:left="2981" w:hanging="184"/>
      </w:pPr>
      <w:rPr>
        <w:rFonts w:hint="default"/>
        <w:lang w:val="vi" w:eastAsia="en-US" w:bidi="ar-SA"/>
      </w:rPr>
    </w:lvl>
    <w:lvl w:ilvl="3" w:tplc="FE22E344">
      <w:numFmt w:val="bullet"/>
      <w:lvlText w:val="•"/>
      <w:lvlJc w:val="left"/>
      <w:pPr>
        <w:ind w:left="3981" w:hanging="184"/>
      </w:pPr>
      <w:rPr>
        <w:rFonts w:hint="default"/>
        <w:lang w:val="vi" w:eastAsia="en-US" w:bidi="ar-SA"/>
      </w:rPr>
    </w:lvl>
    <w:lvl w:ilvl="4" w:tplc="56C8B3C4">
      <w:numFmt w:val="bullet"/>
      <w:lvlText w:val="•"/>
      <w:lvlJc w:val="left"/>
      <w:pPr>
        <w:ind w:left="4982" w:hanging="184"/>
      </w:pPr>
      <w:rPr>
        <w:rFonts w:hint="default"/>
        <w:lang w:val="vi" w:eastAsia="en-US" w:bidi="ar-SA"/>
      </w:rPr>
    </w:lvl>
    <w:lvl w:ilvl="5" w:tplc="E758DF3E">
      <w:numFmt w:val="bullet"/>
      <w:lvlText w:val="•"/>
      <w:lvlJc w:val="left"/>
      <w:pPr>
        <w:ind w:left="5982" w:hanging="184"/>
      </w:pPr>
      <w:rPr>
        <w:rFonts w:hint="default"/>
        <w:lang w:val="vi" w:eastAsia="en-US" w:bidi="ar-SA"/>
      </w:rPr>
    </w:lvl>
    <w:lvl w:ilvl="6" w:tplc="EB88856A">
      <w:numFmt w:val="bullet"/>
      <w:lvlText w:val="•"/>
      <w:lvlJc w:val="left"/>
      <w:pPr>
        <w:ind w:left="6983" w:hanging="184"/>
      </w:pPr>
      <w:rPr>
        <w:rFonts w:hint="default"/>
        <w:lang w:val="vi" w:eastAsia="en-US" w:bidi="ar-SA"/>
      </w:rPr>
    </w:lvl>
    <w:lvl w:ilvl="7" w:tplc="D5D28430">
      <w:numFmt w:val="bullet"/>
      <w:lvlText w:val="•"/>
      <w:lvlJc w:val="left"/>
      <w:pPr>
        <w:ind w:left="7983" w:hanging="184"/>
      </w:pPr>
      <w:rPr>
        <w:rFonts w:hint="default"/>
        <w:lang w:val="vi" w:eastAsia="en-US" w:bidi="ar-SA"/>
      </w:rPr>
    </w:lvl>
    <w:lvl w:ilvl="8" w:tplc="A6488226">
      <w:numFmt w:val="bullet"/>
      <w:lvlText w:val="•"/>
      <w:lvlJc w:val="left"/>
      <w:pPr>
        <w:ind w:left="8984" w:hanging="184"/>
      </w:pPr>
      <w:rPr>
        <w:rFonts w:hint="default"/>
        <w:lang w:val="vi" w:eastAsia="en-US" w:bidi="ar-SA"/>
      </w:rPr>
    </w:lvl>
  </w:abstractNum>
  <w:abstractNum w:abstractNumId="20" w15:restartNumberingAfterBreak="0">
    <w:nsid w:val="64B84615"/>
    <w:multiLevelType w:val="hybridMultilevel"/>
    <w:tmpl w:val="9E92B2D0"/>
    <w:lvl w:ilvl="0" w:tplc="580A0CDC">
      <w:numFmt w:val="bullet"/>
      <w:lvlText w:val="-"/>
      <w:lvlJc w:val="left"/>
      <w:pPr>
        <w:ind w:left="720" w:hanging="360"/>
      </w:pPr>
      <w:rPr>
        <w:rFonts w:ascii="Times New Roman" w:eastAsia="Times New Roman" w:hAnsi="Times New Roman" w:cs="Times New Roman" w:hint="default"/>
        <w:b w:val="0"/>
        <w:bCs/>
        <w:w w:val="100"/>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C032CB"/>
    <w:multiLevelType w:val="hybridMultilevel"/>
    <w:tmpl w:val="93F6E9C2"/>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D1F7B"/>
    <w:multiLevelType w:val="hybridMultilevel"/>
    <w:tmpl w:val="5C94F048"/>
    <w:lvl w:ilvl="0" w:tplc="580A0CDC">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D2A54"/>
    <w:multiLevelType w:val="hybridMultilevel"/>
    <w:tmpl w:val="274E4494"/>
    <w:lvl w:ilvl="0" w:tplc="358C94DA">
      <w:numFmt w:val="bullet"/>
      <w:lvlText w:val="-"/>
      <w:lvlJc w:val="left"/>
      <w:pPr>
        <w:ind w:left="1342" w:hanging="360"/>
      </w:pPr>
      <w:rPr>
        <w:rFonts w:ascii="Times New Roman" w:eastAsia="Times New Roman" w:hAnsi="Times New Roman" w:cs="Times New Roman" w:hint="default"/>
        <w:spacing w:val="-3"/>
        <w:w w:val="100"/>
        <w:sz w:val="26"/>
        <w:szCs w:val="26"/>
        <w:lang w:val="vi" w:eastAsia="en-US" w:bidi="ar-SA"/>
      </w:rPr>
    </w:lvl>
    <w:lvl w:ilvl="1" w:tplc="E07EF376">
      <w:numFmt w:val="bullet"/>
      <w:lvlText w:val="•"/>
      <w:lvlJc w:val="left"/>
      <w:pPr>
        <w:ind w:left="2304" w:hanging="360"/>
      </w:pPr>
      <w:rPr>
        <w:rFonts w:hint="default"/>
        <w:lang w:val="vi" w:eastAsia="en-US" w:bidi="ar-SA"/>
      </w:rPr>
    </w:lvl>
    <w:lvl w:ilvl="2" w:tplc="AF9EEA0E">
      <w:numFmt w:val="bullet"/>
      <w:lvlText w:val="•"/>
      <w:lvlJc w:val="left"/>
      <w:pPr>
        <w:ind w:left="3269" w:hanging="360"/>
      </w:pPr>
      <w:rPr>
        <w:rFonts w:hint="default"/>
        <w:lang w:val="vi" w:eastAsia="en-US" w:bidi="ar-SA"/>
      </w:rPr>
    </w:lvl>
    <w:lvl w:ilvl="3" w:tplc="D8B41068">
      <w:numFmt w:val="bullet"/>
      <w:lvlText w:val="•"/>
      <w:lvlJc w:val="left"/>
      <w:pPr>
        <w:ind w:left="4233" w:hanging="360"/>
      </w:pPr>
      <w:rPr>
        <w:rFonts w:hint="default"/>
        <w:lang w:val="vi" w:eastAsia="en-US" w:bidi="ar-SA"/>
      </w:rPr>
    </w:lvl>
    <w:lvl w:ilvl="4" w:tplc="D674C1FA">
      <w:numFmt w:val="bullet"/>
      <w:lvlText w:val="•"/>
      <w:lvlJc w:val="left"/>
      <w:pPr>
        <w:ind w:left="5198" w:hanging="360"/>
      </w:pPr>
      <w:rPr>
        <w:rFonts w:hint="default"/>
        <w:lang w:val="vi" w:eastAsia="en-US" w:bidi="ar-SA"/>
      </w:rPr>
    </w:lvl>
    <w:lvl w:ilvl="5" w:tplc="35820CA0">
      <w:numFmt w:val="bullet"/>
      <w:lvlText w:val="•"/>
      <w:lvlJc w:val="left"/>
      <w:pPr>
        <w:ind w:left="6162" w:hanging="360"/>
      </w:pPr>
      <w:rPr>
        <w:rFonts w:hint="default"/>
        <w:lang w:val="vi" w:eastAsia="en-US" w:bidi="ar-SA"/>
      </w:rPr>
    </w:lvl>
    <w:lvl w:ilvl="6" w:tplc="CCA45F8A">
      <w:numFmt w:val="bullet"/>
      <w:lvlText w:val="•"/>
      <w:lvlJc w:val="left"/>
      <w:pPr>
        <w:ind w:left="7127" w:hanging="360"/>
      </w:pPr>
      <w:rPr>
        <w:rFonts w:hint="default"/>
        <w:lang w:val="vi" w:eastAsia="en-US" w:bidi="ar-SA"/>
      </w:rPr>
    </w:lvl>
    <w:lvl w:ilvl="7" w:tplc="CA34BE02">
      <w:numFmt w:val="bullet"/>
      <w:lvlText w:val="•"/>
      <w:lvlJc w:val="left"/>
      <w:pPr>
        <w:ind w:left="8091" w:hanging="360"/>
      </w:pPr>
      <w:rPr>
        <w:rFonts w:hint="default"/>
        <w:lang w:val="vi" w:eastAsia="en-US" w:bidi="ar-SA"/>
      </w:rPr>
    </w:lvl>
    <w:lvl w:ilvl="8" w:tplc="07EC47C0">
      <w:numFmt w:val="bullet"/>
      <w:lvlText w:val="•"/>
      <w:lvlJc w:val="left"/>
      <w:pPr>
        <w:ind w:left="9056" w:hanging="360"/>
      </w:pPr>
      <w:rPr>
        <w:rFonts w:hint="default"/>
        <w:lang w:val="vi" w:eastAsia="en-US" w:bidi="ar-SA"/>
      </w:rPr>
    </w:lvl>
  </w:abstractNum>
  <w:num w:numId="1" w16cid:durableId="1000812700">
    <w:abstractNumId w:val="4"/>
  </w:num>
  <w:num w:numId="2" w16cid:durableId="1720595175">
    <w:abstractNumId w:val="23"/>
  </w:num>
  <w:num w:numId="3" w16cid:durableId="123815801">
    <w:abstractNumId w:val="14"/>
  </w:num>
  <w:num w:numId="4" w16cid:durableId="1539512945">
    <w:abstractNumId w:val="13"/>
  </w:num>
  <w:num w:numId="5" w16cid:durableId="2078242481">
    <w:abstractNumId w:val="16"/>
  </w:num>
  <w:num w:numId="6" w16cid:durableId="1096709356">
    <w:abstractNumId w:val="17"/>
  </w:num>
  <w:num w:numId="7" w16cid:durableId="658584022">
    <w:abstractNumId w:val="5"/>
  </w:num>
  <w:num w:numId="8" w16cid:durableId="2037071626">
    <w:abstractNumId w:val="9"/>
  </w:num>
  <w:num w:numId="9" w16cid:durableId="149250278">
    <w:abstractNumId w:val="12"/>
  </w:num>
  <w:num w:numId="10" w16cid:durableId="1398625545">
    <w:abstractNumId w:val="2"/>
  </w:num>
  <w:num w:numId="11" w16cid:durableId="908922259">
    <w:abstractNumId w:val="19"/>
  </w:num>
  <w:num w:numId="12" w16cid:durableId="640037157">
    <w:abstractNumId w:val="7"/>
  </w:num>
  <w:num w:numId="13" w16cid:durableId="227545121">
    <w:abstractNumId w:val="21"/>
  </w:num>
  <w:num w:numId="14" w16cid:durableId="87964366">
    <w:abstractNumId w:val="15"/>
  </w:num>
  <w:num w:numId="15" w16cid:durableId="474298217">
    <w:abstractNumId w:val="22"/>
  </w:num>
  <w:num w:numId="16" w16cid:durableId="1013799198">
    <w:abstractNumId w:val="8"/>
  </w:num>
  <w:num w:numId="17" w16cid:durableId="1041124757">
    <w:abstractNumId w:val="3"/>
  </w:num>
  <w:num w:numId="18" w16cid:durableId="452208916">
    <w:abstractNumId w:val="6"/>
  </w:num>
  <w:num w:numId="19" w16cid:durableId="852494359">
    <w:abstractNumId w:val="1"/>
  </w:num>
  <w:num w:numId="20" w16cid:durableId="1632975267">
    <w:abstractNumId w:val="18"/>
  </w:num>
  <w:num w:numId="21" w16cid:durableId="832262538">
    <w:abstractNumId w:val="11"/>
  </w:num>
  <w:num w:numId="22" w16cid:durableId="1546986016">
    <w:abstractNumId w:val="20"/>
  </w:num>
  <w:num w:numId="23" w16cid:durableId="697243128">
    <w:abstractNumId w:val="0"/>
  </w:num>
  <w:num w:numId="24" w16cid:durableId="22101969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ẫn">
    <w15:presenceInfo w15:providerId="Windows Live" w15:userId="29fb49e90ec4a2e1"/>
  </w15:person>
  <w15:person w15:author="Lê Nga">
    <w15:presenceInfo w15:providerId="None" w15:userId="Lê Nga"/>
  </w15:person>
  <w15:person w15:author="ndhien@cit.udn.vn">
    <w15:presenceInfo w15:providerId="None" w15:userId="ndhien@cit.udn.v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800"/>
    <w:rsid w:val="00055F1E"/>
    <w:rsid w:val="00117DE1"/>
    <w:rsid w:val="00142B82"/>
    <w:rsid w:val="001E5789"/>
    <w:rsid w:val="002D10B3"/>
    <w:rsid w:val="00382A67"/>
    <w:rsid w:val="004135AE"/>
    <w:rsid w:val="00481C3C"/>
    <w:rsid w:val="004D04F1"/>
    <w:rsid w:val="004E4898"/>
    <w:rsid w:val="004F525F"/>
    <w:rsid w:val="005029E6"/>
    <w:rsid w:val="00585EE7"/>
    <w:rsid w:val="00594ED4"/>
    <w:rsid w:val="006304AD"/>
    <w:rsid w:val="0079012B"/>
    <w:rsid w:val="007C5035"/>
    <w:rsid w:val="007F4076"/>
    <w:rsid w:val="008216AA"/>
    <w:rsid w:val="00850FAC"/>
    <w:rsid w:val="00874546"/>
    <w:rsid w:val="008A2672"/>
    <w:rsid w:val="008C1800"/>
    <w:rsid w:val="008D760A"/>
    <w:rsid w:val="00910D04"/>
    <w:rsid w:val="009C4602"/>
    <w:rsid w:val="009D3295"/>
    <w:rsid w:val="00A7179F"/>
    <w:rsid w:val="00AA3E33"/>
    <w:rsid w:val="00AF0B09"/>
    <w:rsid w:val="00B90B84"/>
    <w:rsid w:val="00D23129"/>
    <w:rsid w:val="00D70553"/>
    <w:rsid w:val="00DF1065"/>
    <w:rsid w:val="00E81BD9"/>
    <w:rsid w:val="00E9745D"/>
    <w:rsid w:val="00EF4E18"/>
    <w:rsid w:val="00F17A68"/>
    <w:rsid w:val="00F35EDA"/>
    <w:rsid w:val="00FA3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FECC"/>
  <w15:chartTrackingRefBased/>
  <w15:docId w15:val="{7752A39A-107E-4043-85DF-5A48DA948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EDA"/>
    <w:rPr>
      <w:rFonts w:ascii="Times New Roman" w:hAnsi="Times New Roman"/>
      <w:sz w:val="26"/>
    </w:rPr>
  </w:style>
  <w:style w:type="paragraph" w:styleId="Heading1">
    <w:name w:val="heading 1"/>
    <w:basedOn w:val="Normal"/>
    <w:next w:val="Normal"/>
    <w:link w:val="Heading1Char"/>
    <w:uiPriority w:val="9"/>
    <w:qFormat/>
    <w:rsid w:val="007C5035"/>
    <w:pPr>
      <w:keepNext/>
      <w:keepLines/>
      <w:numPr>
        <w:numId w:val="1"/>
      </w:numPr>
      <w:spacing w:before="120" w:after="120" w:line="360" w:lineRule="auto"/>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D3295"/>
    <w:pPr>
      <w:keepNext/>
      <w:keepLines/>
      <w:numPr>
        <w:ilvl w:val="1"/>
        <w:numId w:val="1"/>
      </w:numPr>
      <w:spacing w:before="40" w:after="40" w:line="24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D3295"/>
    <w:pPr>
      <w:keepNext/>
      <w:keepLines/>
      <w:numPr>
        <w:ilvl w:val="2"/>
        <w:numId w:val="1"/>
      </w:numPr>
      <w:spacing w:before="40" w:after="40" w:line="240" w:lineRule="auto"/>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C5035"/>
    <w:pPr>
      <w:keepNext/>
      <w:keepLines/>
      <w:numPr>
        <w:ilvl w:val="3"/>
        <w:numId w:val="1"/>
      </w:numPr>
      <w:spacing w:before="40" w:after="0" w:line="240" w:lineRule="auto"/>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35"/>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D3295"/>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D329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7C5035"/>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7C5035"/>
    <w:pPr>
      <w:numPr>
        <w:numId w:val="0"/>
      </w:numPr>
      <w:spacing w:before="240" w:after="0" w:line="259" w:lineRule="auto"/>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FA3A9E"/>
    <w:pPr>
      <w:spacing w:after="100"/>
    </w:pPr>
  </w:style>
  <w:style w:type="character" w:styleId="Hyperlink">
    <w:name w:val="Hyperlink"/>
    <w:basedOn w:val="DefaultParagraphFont"/>
    <w:uiPriority w:val="99"/>
    <w:unhideWhenUsed/>
    <w:rsid w:val="00FA3A9E"/>
    <w:rPr>
      <w:color w:val="0563C1" w:themeColor="hyperlink"/>
      <w:u w:val="single"/>
    </w:rPr>
  </w:style>
  <w:style w:type="paragraph" w:styleId="BodyText">
    <w:name w:val="Body Text"/>
    <w:basedOn w:val="Normal"/>
    <w:link w:val="BodyTextChar"/>
    <w:uiPriority w:val="1"/>
    <w:qFormat/>
    <w:rsid w:val="00AA3E33"/>
    <w:pPr>
      <w:widowControl w:val="0"/>
      <w:autoSpaceDE w:val="0"/>
      <w:autoSpaceDN w:val="0"/>
      <w:spacing w:after="0" w:line="240" w:lineRule="auto"/>
    </w:pPr>
    <w:rPr>
      <w:rFonts w:eastAsia="Times New Roman" w:cs="Times New Roman"/>
      <w:kern w:val="0"/>
      <w:szCs w:val="26"/>
      <w:lang w:val="vi"/>
      <w14:ligatures w14:val="none"/>
    </w:rPr>
  </w:style>
  <w:style w:type="character" w:customStyle="1" w:styleId="BodyTextChar">
    <w:name w:val="Body Text Char"/>
    <w:basedOn w:val="DefaultParagraphFont"/>
    <w:link w:val="BodyText"/>
    <w:uiPriority w:val="1"/>
    <w:rsid w:val="00AA3E33"/>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1"/>
    <w:qFormat/>
    <w:rsid w:val="00B90B84"/>
    <w:pPr>
      <w:widowControl w:val="0"/>
      <w:autoSpaceDE w:val="0"/>
      <w:autoSpaceDN w:val="0"/>
      <w:spacing w:before="120" w:after="0" w:line="240" w:lineRule="auto"/>
      <w:ind w:left="1582" w:hanging="360"/>
    </w:pPr>
    <w:rPr>
      <w:rFonts w:eastAsia="Times New Roman" w:cs="Times New Roman"/>
      <w:kern w:val="0"/>
      <w:lang w:val="vi"/>
      <w14:ligatures w14:val="none"/>
    </w:rPr>
  </w:style>
  <w:style w:type="paragraph" w:styleId="Caption">
    <w:name w:val="caption"/>
    <w:basedOn w:val="Normal"/>
    <w:next w:val="Normal"/>
    <w:uiPriority w:val="35"/>
    <w:unhideWhenUsed/>
    <w:qFormat/>
    <w:rsid w:val="007F407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D70553"/>
    <w:pPr>
      <w:spacing w:after="100"/>
      <w:ind w:left="220"/>
    </w:pPr>
  </w:style>
  <w:style w:type="paragraph" w:styleId="TOC3">
    <w:name w:val="toc 3"/>
    <w:basedOn w:val="Normal"/>
    <w:next w:val="Normal"/>
    <w:autoRedefine/>
    <w:uiPriority w:val="39"/>
    <w:unhideWhenUsed/>
    <w:rsid w:val="00D70553"/>
    <w:pPr>
      <w:spacing w:after="100"/>
      <w:ind w:left="440"/>
    </w:pPr>
  </w:style>
  <w:style w:type="table" w:styleId="TableGrid">
    <w:name w:val="Table Grid"/>
    <w:basedOn w:val="TableNormal"/>
    <w:uiPriority w:val="39"/>
    <w:rsid w:val="0085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39274">
      <w:bodyDiv w:val="1"/>
      <w:marLeft w:val="0"/>
      <w:marRight w:val="0"/>
      <w:marTop w:val="0"/>
      <w:marBottom w:val="0"/>
      <w:divBdr>
        <w:top w:val="none" w:sz="0" w:space="0" w:color="auto"/>
        <w:left w:val="none" w:sz="0" w:space="0" w:color="auto"/>
        <w:bottom w:val="none" w:sz="0" w:space="0" w:color="auto"/>
        <w:right w:val="none" w:sz="0" w:space="0" w:color="auto"/>
      </w:divBdr>
    </w:div>
    <w:div w:id="345602041">
      <w:bodyDiv w:val="1"/>
      <w:marLeft w:val="0"/>
      <w:marRight w:val="0"/>
      <w:marTop w:val="0"/>
      <w:marBottom w:val="0"/>
      <w:divBdr>
        <w:top w:val="none" w:sz="0" w:space="0" w:color="auto"/>
        <w:left w:val="none" w:sz="0" w:space="0" w:color="auto"/>
        <w:bottom w:val="none" w:sz="0" w:space="0" w:color="auto"/>
        <w:right w:val="none" w:sz="0" w:space="0" w:color="auto"/>
      </w:divBdr>
    </w:div>
    <w:div w:id="357439458">
      <w:bodyDiv w:val="1"/>
      <w:marLeft w:val="0"/>
      <w:marRight w:val="0"/>
      <w:marTop w:val="0"/>
      <w:marBottom w:val="0"/>
      <w:divBdr>
        <w:top w:val="none" w:sz="0" w:space="0" w:color="auto"/>
        <w:left w:val="none" w:sz="0" w:space="0" w:color="auto"/>
        <w:bottom w:val="none" w:sz="0" w:space="0" w:color="auto"/>
        <w:right w:val="none" w:sz="0" w:space="0" w:color="auto"/>
      </w:divBdr>
    </w:div>
    <w:div w:id="523371080">
      <w:bodyDiv w:val="1"/>
      <w:marLeft w:val="0"/>
      <w:marRight w:val="0"/>
      <w:marTop w:val="0"/>
      <w:marBottom w:val="0"/>
      <w:divBdr>
        <w:top w:val="none" w:sz="0" w:space="0" w:color="auto"/>
        <w:left w:val="none" w:sz="0" w:space="0" w:color="auto"/>
        <w:bottom w:val="none" w:sz="0" w:space="0" w:color="auto"/>
        <w:right w:val="none" w:sz="0" w:space="0" w:color="auto"/>
      </w:divBdr>
    </w:div>
    <w:div w:id="561260849">
      <w:bodyDiv w:val="1"/>
      <w:marLeft w:val="0"/>
      <w:marRight w:val="0"/>
      <w:marTop w:val="0"/>
      <w:marBottom w:val="0"/>
      <w:divBdr>
        <w:top w:val="none" w:sz="0" w:space="0" w:color="auto"/>
        <w:left w:val="none" w:sz="0" w:space="0" w:color="auto"/>
        <w:bottom w:val="none" w:sz="0" w:space="0" w:color="auto"/>
        <w:right w:val="none" w:sz="0" w:space="0" w:color="auto"/>
      </w:divBdr>
    </w:div>
    <w:div w:id="897596963">
      <w:bodyDiv w:val="1"/>
      <w:marLeft w:val="0"/>
      <w:marRight w:val="0"/>
      <w:marTop w:val="0"/>
      <w:marBottom w:val="0"/>
      <w:divBdr>
        <w:top w:val="none" w:sz="0" w:space="0" w:color="auto"/>
        <w:left w:val="none" w:sz="0" w:space="0" w:color="auto"/>
        <w:bottom w:val="none" w:sz="0" w:space="0" w:color="auto"/>
        <w:right w:val="none" w:sz="0" w:space="0" w:color="auto"/>
      </w:divBdr>
    </w:div>
    <w:div w:id="1168639277">
      <w:bodyDiv w:val="1"/>
      <w:marLeft w:val="0"/>
      <w:marRight w:val="0"/>
      <w:marTop w:val="0"/>
      <w:marBottom w:val="0"/>
      <w:divBdr>
        <w:top w:val="none" w:sz="0" w:space="0" w:color="auto"/>
        <w:left w:val="none" w:sz="0" w:space="0" w:color="auto"/>
        <w:bottom w:val="none" w:sz="0" w:space="0" w:color="auto"/>
        <w:right w:val="none" w:sz="0" w:space="0" w:color="auto"/>
      </w:divBdr>
    </w:div>
    <w:div w:id="1361784933">
      <w:bodyDiv w:val="1"/>
      <w:marLeft w:val="0"/>
      <w:marRight w:val="0"/>
      <w:marTop w:val="0"/>
      <w:marBottom w:val="0"/>
      <w:divBdr>
        <w:top w:val="none" w:sz="0" w:space="0" w:color="auto"/>
        <w:left w:val="none" w:sz="0" w:space="0" w:color="auto"/>
        <w:bottom w:val="none" w:sz="0" w:space="0" w:color="auto"/>
        <w:right w:val="none" w:sz="0" w:space="0" w:color="auto"/>
      </w:divBdr>
    </w:div>
    <w:div w:id="1455758827">
      <w:bodyDiv w:val="1"/>
      <w:marLeft w:val="0"/>
      <w:marRight w:val="0"/>
      <w:marTop w:val="0"/>
      <w:marBottom w:val="0"/>
      <w:divBdr>
        <w:top w:val="none" w:sz="0" w:space="0" w:color="auto"/>
        <w:left w:val="none" w:sz="0" w:space="0" w:color="auto"/>
        <w:bottom w:val="none" w:sz="0" w:space="0" w:color="auto"/>
        <w:right w:val="none" w:sz="0" w:space="0" w:color="auto"/>
      </w:divBdr>
    </w:div>
    <w:div w:id="1542204481">
      <w:bodyDiv w:val="1"/>
      <w:marLeft w:val="0"/>
      <w:marRight w:val="0"/>
      <w:marTop w:val="0"/>
      <w:marBottom w:val="0"/>
      <w:divBdr>
        <w:top w:val="none" w:sz="0" w:space="0" w:color="auto"/>
        <w:left w:val="none" w:sz="0" w:space="0" w:color="auto"/>
        <w:bottom w:val="none" w:sz="0" w:space="0" w:color="auto"/>
        <w:right w:val="none" w:sz="0" w:space="0" w:color="auto"/>
      </w:divBdr>
    </w:div>
    <w:div w:id="1713116544">
      <w:bodyDiv w:val="1"/>
      <w:marLeft w:val="0"/>
      <w:marRight w:val="0"/>
      <w:marTop w:val="0"/>
      <w:marBottom w:val="0"/>
      <w:divBdr>
        <w:top w:val="none" w:sz="0" w:space="0" w:color="auto"/>
        <w:left w:val="none" w:sz="0" w:space="0" w:color="auto"/>
        <w:bottom w:val="none" w:sz="0" w:space="0" w:color="auto"/>
        <w:right w:val="none" w:sz="0" w:space="0" w:color="auto"/>
      </w:divBdr>
    </w:div>
    <w:div w:id="1844323761">
      <w:bodyDiv w:val="1"/>
      <w:marLeft w:val="0"/>
      <w:marRight w:val="0"/>
      <w:marTop w:val="0"/>
      <w:marBottom w:val="0"/>
      <w:divBdr>
        <w:top w:val="none" w:sz="0" w:space="0" w:color="auto"/>
        <w:left w:val="none" w:sz="0" w:space="0" w:color="auto"/>
        <w:bottom w:val="none" w:sz="0" w:space="0" w:color="auto"/>
        <w:right w:val="none" w:sz="0" w:space="0" w:color="auto"/>
      </w:divBdr>
    </w:div>
    <w:div w:id="204840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E420-EC9B-494B-95BE-2CC9DF77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39</Pages>
  <Words>4432</Words>
  <Characters>25268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Mẫn</dc:creator>
  <cp:keywords/>
  <dc:description/>
  <cp:lastModifiedBy>Mẫn</cp:lastModifiedBy>
  <cp:revision>5</cp:revision>
  <dcterms:created xsi:type="dcterms:W3CDTF">2023-12-11T15:50:00Z</dcterms:created>
  <dcterms:modified xsi:type="dcterms:W3CDTF">2023-12-13T15:00:00Z</dcterms:modified>
</cp:coreProperties>
</file>